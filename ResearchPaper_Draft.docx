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AC637" w14:textId="77777777" w:rsidR="00CE6C1A" w:rsidRPr="00CE6C1A" w:rsidRDefault="00450157" w:rsidP="00CE6C1A">
      <w:pPr>
        <w:spacing w:line="240" w:lineRule="auto"/>
        <w:jc w:val="center"/>
        <w:rPr>
          <w:rFonts w:eastAsia="Times New Roman"/>
          <w:sz w:val="24"/>
          <w:szCs w:val="28"/>
        </w:rPr>
      </w:pPr>
      <w:bookmarkStart w:id="0" w:name="_Hlk68985474"/>
      <w:bookmarkEnd w:id="0"/>
      <w:r w:rsidRPr="00CE6C1A">
        <w:rPr>
          <w:color w:val="4472C4" w:themeColor="accent1"/>
          <w:sz w:val="24"/>
          <w:szCs w:val="24"/>
        </w:rPr>
        <w:t xml:space="preserve"> </w:t>
      </w:r>
      <w:r w:rsidR="00CE6C1A" w:rsidRPr="00CE6C1A">
        <w:rPr>
          <w:rFonts w:eastAsia="Times New Roman"/>
          <w:sz w:val="24"/>
          <w:szCs w:val="28"/>
        </w:rPr>
        <w:t>School of Computing, Engineering and Digital Technologies</w:t>
      </w:r>
    </w:p>
    <w:p w14:paraId="44E333FA"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Department of Computing and Games</w:t>
      </w:r>
    </w:p>
    <w:p w14:paraId="5B4DCB5F"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Teesside University</w:t>
      </w:r>
    </w:p>
    <w:p w14:paraId="527FD546"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Middlesbrough TS1 3BA</w:t>
      </w:r>
    </w:p>
    <w:p w14:paraId="0D25CF80" w14:textId="3E327B0A" w:rsidR="00CE6C1A" w:rsidRDefault="00CE6C1A" w:rsidP="00CE6C1A">
      <w:pPr>
        <w:spacing w:line="240" w:lineRule="auto"/>
        <w:rPr>
          <w:rFonts w:eastAsia="Times New Roman"/>
          <w:sz w:val="20"/>
          <w:szCs w:val="24"/>
        </w:rPr>
      </w:pPr>
    </w:p>
    <w:p w14:paraId="31A6F751" w14:textId="4C22C19D" w:rsidR="00CE6C1A" w:rsidRPr="00CA03E1" w:rsidRDefault="00297A9F" w:rsidP="00CE6C1A">
      <w:pPr>
        <w:spacing w:line="240" w:lineRule="auto"/>
        <w:rPr>
          <w:rFonts w:eastAsia="Times New Roman"/>
          <w:sz w:val="20"/>
          <w:szCs w:val="24"/>
        </w:rPr>
      </w:pPr>
      <w:r>
        <w:rPr>
          <w:rFonts w:eastAsia="Times New Roman"/>
          <w:noProof/>
          <w:sz w:val="20"/>
          <w:szCs w:val="24"/>
        </w:rPr>
        <mc:AlternateContent>
          <mc:Choice Requires="wpi">
            <w:drawing>
              <wp:anchor distT="0" distB="0" distL="114300" distR="114300" simplePos="0" relativeHeight="251666432" behindDoc="0" locked="0" layoutInCell="1" allowOverlap="1" wp14:anchorId="6C6A7149" wp14:editId="2AE9B05E">
                <wp:simplePos x="0" y="0"/>
                <wp:positionH relativeFrom="column">
                  <wp:posOffset>10420185</wp:posOffset>
                </wp:positionH>
                <wp:positionV relativeFrom="paragraph">
                  <wp:posOffset>314435</wp:posOffset>
                </wp:positionV>
                <wp:extent cx="43920" cy="13320"/>
                <wp:effectExtent l="38100" t="38100" r="51435" b="44450"/>
                <wp:wrapNone/>
                <wp:docPr id="28" name="Ink 28"/>
                <wp:cNvGraphicFramePr/>
                <a:graphic xmlns:a="http://schemas.openxmlformats.org/drawingml/2006/main">
                  <a:graphicData uri="http://schemas.microsoft.com/office/word/2010/wordprocessingInk">
                    <w14:contentPart bwMode="auto" r:id="rId12">
                      <w14:nvContentPartPr>
                        <w14:cNvContentPartPr/>
                      </w14:nvContentPartPr>
                      <w14:xfrm>
                        <a:off x="0" y="0"/>
                        <a:ext cx="43920" cy="13320"/>
                      </w14:xfrm>
                    </w14:contentPart>
                  </a:graphicData>
                </a:graphic>
              </wp:anchor>
            </w:drawing>
          </mc:Choice>
          <mc:Fallback>
            <w:pict>
              <v:shapetype w14:anchorId="4DBFD0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819.8pt;margin-top:24.05pt;width:4.85pt;height:2.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">
                <v:imagedata r:id="rId13" o:title=""/>
              </v:shape>
            </w:pict>
          </mc:Fallback>
        </mc:AlternateContent>
      </w:r>
    </w:p>
    <w:p w14:paraId="2B27DBE2" w14:textId="77777777" w:rsidR="00CE6C1A" w:rsidRPr="00CA03E1" w:rsidRDefault="00CE6C1A" w:rsidP="00CE6C1A">
      <w:pPr>
        <w:spacing w:line="240" w:lineRule="auto"/>
        <w:rPr>
          <w:rFonts w:eastAsia="Times New Roman"/>
          <w:sz w:val="20"/>
          <w:szCs w:val="24"/>
        </w:rPr>
      </w:pPr>
    </w:p>
    <w:p w14:paraId="332B2E4A" w14:textId="77777777" w:rsidR="00CE6C1A" w:rsidRPr="00CE6C1A" w:rsidRDefault="00CE6C1A" w:rsidP="00CE6C1A">
      <w:pPr>
        <w:spacing w:line="240" w:lineRule="auto"/>
        <w:jc w:val="center"/>
        <w:rPr>
          <w:rFonts w:eastAsia="Times New Roman"/>
          <w:b/>
          <w:bCs/>
          <w:sz w:val="56"/>
          <w:szCs w:val="56"/>
        </w:rPr>
      </w:pPr>
      <w:r w:rsidRPr="00CE6C1A">
        <w:rPr>
          <w:rFonts w:eastAsia="Times New Roman"/>
          <w:b/>
          <w:bCs/>
          <w:sz w:val="56"/>
          <w:szCs w:val="56"/>
        </w:rPr>
        <w:t>Human Life Expectancy</w:t>
      </w:r>
    </w:p>
    <w:p w14:paraId="1A9BA7C6" w14:textId="77777777" w:rsidR="00CE6C1A" w:rsidRPr="00245E87" w:rsidRDefault="00CE6C1A" w:rsidP="00CE6C1A">
      <w:pPr>
        <w:spacing w:line="240" w:lineRule="auto"/>
        <w:rPr>
          <w:rFonts w:eastAsia="Times New Roman"/>
          <w:szCs w:val="24"/>
        </w:rPr>
      </w:pPr>
    </w:p>
    <w:p w14:paraId="2D01D399" w14:textId="77777777" w:rsidR="00CE6C1A" w:rsidRPr="00245E87" w:rsidRDefault="00CE6C1A" w:rsidP="00CE6C1A">
      <w:pPr>
        <w:spacing w:line="240" w:lineRule="auto"/>
        <w:rPr>
          <w:rFonts w:eastAsia="Times New Roman"/>
          <w:szCs w:val="24"/>
        </w:rPr>
      </w:pPr>
    </w:p>
    <w:p w14:paraId="3A1F680E" w14:textId="77777777" w:rsidR="00CE6C1A" w:rsidRPr="00CE6531" w:rsidRDefault="00CE6C1A" w:rsidP="00CE6C1A">
      <w:pPr>
        <w:spacing w:line="276" w:lineRule="auto"/>
        <w:jc w:val="center"/>
        <w:rPr>
          <w:rFonts w:eastAsia="Times New Roman"/>
          <w:szCs w:val="24"/>
          <w:highlight w:val="lightGray"/>
        </w:rPr>
      </w:pPr>
      <w:r w:rsidRPr="00CE6531">
        <w:rPr>
          <w:rFonts w:eastAsia="Times New Roman"/>
          <w:i/>
          <w:szCs w:val="24"/>
          <w:highlight w:val="lightGray"/>
        </w:rPr>
        <w:t>Use as appropriate</w:t>
      </w:r>
      <w:r w:rsidRPr="00CE6531">
        <w:rPr>
          <w:rFonts w:eastAsia="Times New Roman"/>
          <w:szCs w:val="24"/>
          <w:highlight w:val="lightGray"/>
        </w:rPr>
        <w:t>:</w:t>
      </w:r>
    </w:p>
    <w:p w14:paraId="61E7A1E6" w14:textId="77777777" w:rsidR="00CE6C1A" w:rsidRPr="00CE6531" w:rsidRDefault="00CE6C1A" w:rsidP="00CE6C1A">
      <w:pPr>
        <w:spacing w:line="276" w:lineRule="auto"/>
        <w:jc w:val="center"/>
        <w:rPr>
          <w:rFonts w:eastAsia="Times New Roman"/>
          <w:szCs w:val="24"/>
          <w:highlight w:val="lightGray"/>
        </w:rPr>
      </w:pPr>
      <w:r w:rsidRPr="00CE6531">
        <w:rPr>
          <w:rFonts w:eastAsia="Times New Roman"/>
          <w:szCs w:val="24"/>
          <w:highlight w:val="lightGray"/>
        </w:rPr>
        <w:t>An academic research paper for possible submission to &lt;</w:t>
      </w:r>
      <w:r w:rsidRPr="00CE6531">
        <w:rPr>
          <w:rFonts w:eastAsia="Times New Roman"/>
          <w:i/>
          <w:szCs w:val="24"/>
          <w:highlight w:val="lightGray"/>
        </w:rPr>
        <w:t>name of your chosen conference or journal</w:t>
      </w:r>
      <w:r w:rsidRPr="00CE6531">
        <w:rPr>
          <w:rFonts w:eastAsia="Times New Roman"/>
          <w:szCs w:val="24"/>
          <w:highlight w:val="lightGray"/>
        </w:rPr>
        <w:t>&gt; OR</w:t>
      </w:r>
    </w:p>
    <w:p w14:paraId="0E3AD2F8" w14:textId="36CA0841" w:rsidR="00CE6C1A" w:rsidRPr="00245E87" w:rsidRDefault="00CE6C1A" w:rsidP="00CE6C1A">
      <w:pPr>
        <w:spacing w:line="276" w:lineRule="auto"/>
        <w:jc w:val="center"/>
        <w:rPr>
          <w:rFonts w:eastAsia="Times New Roman"/>
        </w:rPr>
      </w:pPr>
      <w:r w:rsidRPr="6ADE1F08">
        <w:rPr>
          <w:rFonts w:eastAsia="Times New Roman"/>
          <w:highlight w:val="lightGray"/>
        </w:rPr>
        <w:t>Analysis, Design</w:t>
      </w:r>
      <w:r w:rsidR="3AFBCB34" w:rsidRPr="6ADE1F08">
        <w:rPr>
          <w:rFonts w:eastAsia="Times New Roman"/>
          <w:highlight w:val="lightGray"/>
        </w:rPr>
        <w:t>,</w:t>
      </w:r>
      <w:r w:rsidRPr="6ADE1F08">
        <w:rPr>
          <w:rFonts w:eastAsia="Times New Roman"/>
          <w:highlight w:val="lightGray"/>
        </w:rPr>
        <w:t xml:space="preserve"> and Implementation Report</w:t>
      </w:r>
    </w:p>
    <w:p w14:paraId="72D4DAAA" w14:textId="77777777" w:rsidR="00CE6C1A" w:rsidRPr="00245E87" w:rsidRDefault="00CE6C1A" w:rsidP="00CE6C1A">
      <w:pPr>
        <w:spacing w:line="276" w:lineRule="auto"/>
        <w:jc w:val="center"/>
        <w:rPr>
          <w:rFonts w:eastAsia="Times New Roman"/>
          <w:szCs w:val="24"/>
        </w:rPr>
      </w:pPr>
    </w:p>
    <w:p w14:paraId="6AD59E19" w14:textId="77777777" w:rsidR="00CE6C1A" w:rsidRPr="00245E87" w:rsidRDefault="00CE6C1A" w:rsidP="00CE6C1A">
      <w:pPr>
        <w:spacing w:line="276" w:lineRule="auto"/>
        <w:jc w:val="center"/>
        <w:rPr>
          <w:rFonts w:eastAsia="Times New Roman"/>
          <w:szCs w:val="24"/>
        </w:rPr>
      </w:pPr>
    </w:p>
    <w:p w14:paraId="201F061E" w14:textId="77777777" w:rsidR="00CE6C1A" w:rsidRPr="00A335C7" w:rsidRDefault="00CE6C1A" w:rsidP="00CE6C1A">
      <w:pPr>
        <w:spacing w:line="276" w:lineRule="auto"/>
        <w:jc w:val="center"/>
        <w:rPr>
          <w:rFonts w:eastAsia="Times New Roman"/>
          <w:sz w:val="28"/>
          <w:szCs w:val="32"/>
        </w:rPr>
      </w:pPr>
      <w:r w:rsidRPr="00A335C7">
        <w:rPr>
          <w:rFonts w:eastAsia="Times New Roman"/>
          <w:sz w:val="28"/>
          <w:szCs w:val="32"/>
        </w:rPr>
        <w:t>Submitted in partial requirements for the degree of MSc Applied Data Science</w:t>
      </w:r>
    </w:p>
    <w:p w14:paraId="455074FF" w14:textId="77777777" w:rsidR="00CE6C1A" w:rsidRPr="00CE6C1A" w:rsidRDefault="00CE6C1A" w:rsidP="00CE6C1A">
      <w:pPr>
        <w:spacing w:line="276" w:lineRule="auto"/>
        <w:jc w:val="center"/>
        <w:rPr>
          <w:rFonts w:eastAsia="Times New Roman"/>
          <w:sz w:val="24"/>
          <w:szCs w:val="28"/>
        </w:rPr>
      </w:pPr>
    </w:p>
    <w:p w14:paraId="3AA533E1" w14:textId="77777777" w:rsidR="00CE6C1A" w:rsidRPr="00CE6C1A" w:rsidRDefault="00CE6C1A" w:rsidP="00CE6C1A">
      <w:pPr>
        <w:spacing w:line="276" w:lineRule="auto"/>
        <w:jc w:val="center"/>
        <w:rPr>
          <w:rFonts w:eastAsia="Times New Roman"/>
          <w:sz w:val="24"/>
          <w:szCs w:val="28"/>
        </w:rPr>
      </w:pPr>
    </w:p>
    <w:p w14:paraId="6EC3FF06" w14:textId="77777777" w:rsidR="00CE6C1A" w:rsidRPr="00A335C7" w:rsidRDefault="00CE6C1A" w:rsidP="00CE6C1A">
      <w:pPr>
        <w:spacing w:line="276" w:lineRule="auto"/>
        <w:jc w:val="center"/>
        <w:rPr>
          <w:rFonts w:eastAsia="Times New Roman"/>
          <w:b/>
          <w:bCs/>
          <w:sz w:val="32"/>
          <w:szCs w:val="36"/>
        </w:rPr>
      </w:pPr>
      <w:r w:rsidRPr="00A335C7">
        <w:rPr>
          <w:rFonts w:eastAsia="Times New Roman"/>
          <w:b/>
          <w:bCs/>
          <w:sz w:val="32"/>
          <w:szCs w:val="36"/>
        </w:rPr>
        <w:t>Date:</w:t>
      </w:r>
    </w:p>
    <w:p w14:paraId="6A92106F" w14:textId="77777777" w:rsidR="00CE6C1A" w:rsidRPr="00A335C7" w:rsidRDefault="00CE6C1A" w:rsidP="00CE6C1A">
      <w:pPr>
        <w:spacing w:line="276" w:lineRule="auto"/>
        <w:jc w:val="center"/>
        <w:rPr>
          <w:rFonts w:eastAsia="Times New Roman"/>
          <w:b/>
          <w:bCs/>
          <w:sz w:val="32"/>
          <w:szCs w:val="36"/>
        </w:rPr>
      </w:pPr>
    </w:p>
    <w:p w14:paraId="008D614C" w14:textId="77777777"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Mohana Kamanooru</w:t>
      </w:r>
    </w:p>
    <w:p w14:paraId="4ADA5476" w14:textId="77777777"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A0223038</w:t>
      </w:r>
    </w:p>
    <w:p w14:paraId="1D1EED11" w14:textId="16FA6123" w:rsidR="00CE6C1A" w:rsidRDefault="00CE6C1A" w:rsidP="00CE6C1A">
      <w:pPr>
        <w:spacing w:line="276" w:lineRule="auto"/>
        <w:jc w:val="center"/>
        <w:rPr>
          <w:rFonts w:eastAsia="Times New Roman"/>
          <w:b/>
          <w:bCs/>
          <w:sz w:val="32"/>
          <w:szCs w:val="36"/>
        </w:rPr>
      </w:pPr>
    </w:p>
    <w:p w14:paraId="1E6D284D" w14:textId="77777777" w:rsidR="00A335C7" w:rsidRPr="00A335C7" w:rsidRDefault="00A335C7" w:rsidP="00CE6C1A">
      <w:pPr>
        <w:spacing w:line="276" w:lineRule="auto"/>
        <w:jc w:val="center"/>
        <w:rPr>
          <w:rFonts w:eastAsia="Times New Roman"/>
          <w:b/>
          <w:bCs/>
          <w:sz w:val="32"/>
          <w:szCs w:val="36"/>
        </w:rPr>
      </w:pPr>
    </w:p>
    <w:p w14:paraId="46796D42" w14:textId="2D85CFEB"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Supervisor</w:t>
      </w:r>
    </w:p>
    <w:p w14:paraId="721C24A4" w14:textId="77777777" w:rsidR="00BD466C" w:rsidRDefault="00CE6C1A" w:rsidP="00A335C7">
      <w:pPr>
        <w:pStyle w:val="NoSpacing"/>
        <w:jc w:val="center"/>
        <w:rPr>
          <w:rStyle w:val="normaltextrun"/>
          <w:rFonts w:cs="Arial"/>
          <w:b/>
          <w:bCs/>
          <w:color w:val="000000"/>
          <w:sz w:val="32"/>
          <w:szCs w:val="32"/>
          <w:shd w:val="clear" w:color="auto" w:fill="FFFFFF"/>
        </w:rPr>
      </w:pPr>
      <w:r w:rsidRPr="00A335C7">
        <w:rPr>
          <w:rStyle w:val="normaltextrun"/>
          <w:rFonts w:cs="Arial"/>
          <w:b/>
          <w:bCs/>
          <w:color w:val="000000"/>
          <w:sz w:val="32"/>
          <w:szCs w:val="32"/>
          <w:shd w:val="clear" w:color="auto" w:fill="FFFFFF"/>
        </w:rPr>
        <w:t>Dr Zia Ush Shamszaman</w:t>
      </w:r>
    </w:p>
    <w:p w14:paraId="3CB69B31" w14:textId="77777777" w:rsidR="00BD466C" w:rsidRPr="00A335C7" w:rsidRDefault="00BD466C" w:rsidP="00BD466C">
      <w:pPr>
        <w:pStyle w:val="NoSpacing"/>
        <w:jc w:val="center"/>
        <w:rPr>
          <w:rFonts w:eastAsia="Times New Roman"/>
          <w:b/>
          <w:bCs/>
          <w:sz w:val="28"/>
          <w:szCs w:val="28"/>
        </w:rPr>
      </w:pPr>
      <w:r w:rsidRPr="00A335C7">
        <w:rPr>
          <w:rFonts w:eastAsia="Times New Roman"/>
          <w:b/>
          <w:bCs/>
          <w:sz w:val="28"/>
          <w:szCs w:val="28"/>
        </w:rPr>
        <w:t>Teesside University</w:t>
      </w:r>
    </w:p>
    <w:p w14:paraId="683CE47A" w14:textId="7399E612" w:rsidR="00450157" w:rsidRDefault="00CE6C1A" w:rsidP="00A335C7">
      <w:pPr>
        <w:pStyle w:val="NoSpacing"/>
        <w:jc w:val="center"/>
        <w:rPr>
          <w:color w:val="4472C4" w:themeColor="accent1"/>
        </w:rPr>
      </w:pPr>
      <w:r>
        <w:rPr>
          <w:rFonts w:ascii="Calibri" w:eastAsia="Times New Roman" w:hAnsi="Calibri"/>
          <w:b/>
          <w:bCs/>
          <w:caps/>
          <w:sz w:val="28"/>
        </w:rPr>
        <w:br w:type="page"/>
      </w:r>
    </w:p>
    <w:sdt>
      <w:sdtPr>
        <w:rPr>
          <w:rFonts w:asciiTheme="minorHAnsi" w:eastAsiaTheme="minorHAnsi" w:hAnsiTheme="minorHAnsi" w:cstheme="minorBidi"/>
          <w:color w:val="auto"/>
          <w:sz w:val="22"/>
          <w:szCs w:val="22"/>
          <w:lang w:val="en-GB"/>
        </w:rPr>
        <w:id w:val="215477220"/>
        <w:docPartObj>
          <w:docPartGallery w:val="Table of Contents"/>
          <w:docPartUnique/>
        </w:docPartObj>
      </w:sdtPr>
      <w:sdtEndPr>
        <w:rPr>
          <w:b/>
          <w:bCs/>
          <w:noProof/>
        </w:rPr>
      </w:sdtEndPr>
      <w:sdtContent>
        <w:p w14:paraId="4EE3BF7F" w14:textId="086ADB4E" w:rsidR="001A4C3A" w:rsidRDefault="001A4C3A">
          <w:pPr>
            <w:pStyle w:val="TOCHeading"/>
          </w:pPr>
          <w:r>
            <w:t>Table of Contents</w:t>
          </w:r>
        </w:p>
        <w:p w14:paraId="305145EC" w14:textId="7D8AB191" w:rsidR="00D976F5" w:rsidRDefault="002652A5">
          <w:pPr>
            <w:pStyle w:val="TOC1"/>
            <w:tabs>
              <w:tab w:val="right" w:pos="9016"/>
            </w:tabs>
            <w:rPr>
              <w:rFonts w:asciiTheme="minorHAnsi" w:eastAsiaTheme="minorEastAsia" w:hAnsiTheme="minorHAnsi" w:cstheme="minorBidi"/>
              <w:b w:val="0"/>
              <w:bCs w:val="0"/>
              <w:caps w:val="0"/>
              <w:noProof/>
              <w:sz w:val="22"/>
              <w:szCs w:val="22"/>
              <w:lang w:eastAsia="en-GB"/>
            </w:rPr>
          </w:pPr>
          <w:r>
            <w:rPr>
              <w:b w:val="0"/>
              <w:bCs w:val="0"/>
              <w:caps w:val="0"/>
            </w:rPr>
            <w:fldChar w:fldCharType="begin"/>
          </w:r>
          <w:r>
            <w:rPr>
              <w:b w:val="0"/>
              <w:bCs w:val="0"/>
              <w:caps w:val="0"/>
            </w:rPr>
            <w:instrText xml:space="preserve"> TOC \o "1-1" \h \z \u </w:instrText>
          </w:r>
          <w:r>
            <w:rPr>
              <w:b w:val="0"/>
              <w:bCs w:val="0"/>
              <w:caps w:val="0"/>
            </w:rPr>
            <w:fldChar w:fldCharType="separate"/>
          </w:r>
          <w:hyperlink w:anchor="_Toc76680634" w:history="1">
            <w:r w:rsidR="00D976F5" w:rsidRPr="00A51EF3">
              <w:rPr>
                <w:rStyle w:val="Hyperlink"/>
                <w:noProof/>
              </w:rPr>
              <w:t>Abstract</w:t>
            </w:r>
            <w:r w:rsidR="00D976F5">
              <w:rPr>
                <w:noProof/>
                <w:webHidden/>
              </w:rPr>
              <w:tab/>
            </w:r>
            <w:r w:rsidR="00D976F5">
              <w:rPr>
                <w:noProof/>
                <w:webHidden/>
              </w:rPr>
              <w:fldChar w:fldCharType="begin"/>
            </w:r>
            <w:r w:rsidR="00D976F5">
              <w:rPr>
                <w:noProof/>
                <w:webHidden/>
              </w:rPr>
              <w:instrText xml:space="preserve"> PAGEREF _Toc76680634 \h </w:instrText>
            </w:r>
            <w:r w:rsidR="00D976F5">
              <w:rPr>
                <w:noProof/>
                <w:webHidden/>
              </w:rPr>
            </w:r>
            <w:r w:rsidR="00D976F5">
              <w:rPr>
                <w:noProof/>
                <w:webHidden/>
              </w:rPr>
              <w:fldChar w:fldCharType="separate"/>
            </w:r>
            <w:r w:rsidR="00D976F5">
              <w:rPr>
                <w:noProof/>
                <w:webHidden/>
              </w:rPr>
              <w:t>2</w:t>
            </w:r>
            <w:r w:rsidR="00D976F5">
              <w:rPr>
                <w:noProof/>
                <w:webHidden/>
              </w:rPr>
              <w:fldChar w:fldCharType="end"/>
            </w:r>
          </w:hyperlink>
        </w:p>
        <w:p w14:paraId="38F446A0" w14:textId="386F8328"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35" w:history="1">
            <w:r w:rsidRPr="00A51EF3">
              <w:rPr>
                <w:rStyle w:val="Hyperlink"/>
                <w:noProof/>
              </w:rPr>
              <w:t>Introduction</w:t>
            </w:r>
            <w:r>
              <w:rPr>
                <w:noProof/>
                <w:webHidden/>
              </w:rPr>
              <w:tab/>
            </w:r>
            <w:r>
              <w:rPr>
                <w:noProof/>
                <w:webHidden/>
              </w:rPr>
              <w:fldChar w:fldCharType="begin"/>
            </w:r>
            <w:r>
              <w:rPr>
                <w:noProof/>
                <w:webHidden/>
              </w:rPr>
              <w:instrText xml:space="preserve"> PAGEREF _Toc76680635 \h </w:instrText>
            </w:r>
            <w:r>
              <w:rPr>
                <w:noProof/>
                <w:webHidden/>
              </w:rPr>
            </w:r>
            <w:r>
              <w:rPr>
                <w:noProof/>
                <w:webHidden/>
              </w:rPr>
              <w:fldChar w:fldCharType="separate"/>
            </w:r>
            <w:r>
              <w:rPr>
                <w:noProof/>
                <w:webHidden/>
              </w:rPr>
              <w:t>3</w:t>
            </w:r>
            <w:r>
              <w:rPr>
                <w:noProof/>
                <w:webHidden/>
              </w:rPr>
              <w:fldChar w:fldCharType="end"/>
            </w:r>
          </w:hyperlink>
        </w:p>
        <w:p w14:paraId="0E464471" w14:textId="5D6B73C3"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36" w:history="1">
            <w:r w:rsidRPr="00A51EF3">
              <w:rPr>
                <w:rStyle w:val="Hyperlink"/>
                <w:noProof/>
              </w:rPr>
              <w:t>Research Question</w:t>
            </w:r>
            <w:r>
              <w:rPr>
                <w:noProof/>
                <w:webHidden/>
              </w:rPr>
              <w:tab/>
            </w:r>
            <w:r>
              <w:rPr>
                <w:noProof/>
                <w:webHidden/>
              </w:rPr>
              <w:fldChar w:fldCharType="begin"/>
            </w:r>
            <w:r>
              <w:rPr>
                <w:noProof/>
                <w:webHidden/>
              </w:rPr>
              <w:instrText xml:space="preserve"> PAGEREF _Toc76680636 \h </w:instrText>
            </w:r>
            <w:r>
              <w:rPr>
                <w:noProof/>
                <w:webHidden/>
              </w:rPr>
            </w:r>
            <w:r>
              <w:rPr>
                <w:noProof/>
                <w:webHidden/>
              </w:rPr>
              <w:fldChar w:fldCharType="separate"/>
            </w:r>
            <w:r>
              <w:rPr>
                <w:noProof/>
                <w:webHidden/>
              </w:rPr>
              <w:t>4</w:t>
            </w:r>
            <w:r>
              <w:rPr>
                <w:noProof/>
                <w:webHidden/>
              </w:rPr>
              <w:fldChar w:fldCharType="end"/>
            </w:r>
          </w:hyperlink>
        </w:p>
        <w:p w14:paraId="38BC4E23" w14:textId="604CE433"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37" w:history="1">
            <w:r w:rsidRPr="00A51EF3">
              <w:rPr>
                <w:rStyle w:val="Hyperlink"/>
                <w:noProof/>
              </w:rPr>
              <w:t>Literature Review</w:t>
            </w:r>
            <w:r>
              <w:rPr>
                <w:noProof/>
                <w:webHidden/>
              </w:rPr>
              <w:tab/>
            </w:r>
            <w:r>
              <w:rPr>
                <w:noProof/>
                <w:webHidden/>
              </w:rPr>
              <w:fldChar w:fldCharType="begin"/>
            </w:r>
            <w:r>
              <w:rPr>
                <w:noProof/>
                <w:webHidden/>
              </w:rPr>
              <w:instrText xml:space="preserve"> PAGEREF _Toc76680637 \h </w:instrText>
            </w:r>
            <w:r>
              <w:rPr>
                <w:noProof/>
                <w:webHidden/>
              </w:rPr>
            </w:r>
            <w:r>
              <w:rPr>
                <w:noProof/>
                <w:webHidden/>
              </w:rPr>
              <w:fldChar w:fldCharType="separate"/>
            </w:r>
            <w:r>
              <w:rPr>
                <w:noProof/>
                <w:webHidden/>
              </w:rPr>
              <w:t>4</w:t>
            </w:r>
            <w:r>
              <w:rPr>
                <w:noProof/>
                <w:webHidden/>
              </w:rPr>
              <w:fldChar w:fldCharType="end"/>
            </w:r>
          </w:hyperlink>
        </w:p>
        <w:p w14:paraId="2B0E5933" w14:textId="7CC865FF"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38" w:history="1">
            <w:r w:rsidRPr="00A51EF3">
              <w:rPr>
                <w:rStyle w:val="Hyperlink"/>
                <w:noProof/>
              </w:rPr>
              <w:t>Data Description</w:t>
            </w:r>
            <w:r>
              <w:rPr>
                <w:noProof/>
                <w:webHidden/>
              </w:rPr>
              <w:tab/>
            </w:r>
            <w:r>
              <w:rPr>
                <w:noProof/>
                <w:webHidden/>
              </w:rPr>
              <w:fldChar w:fldCharType="begin"/>
            </w:r>
            <w:r>
              <w:rPr>
                <w:noProof/>
                <w:webHidden/>
              </w:rPr>
              <w:instrText xml:space="preserve"> PAGEREF _Toc76680638 \h </w:instrText>
            </w:r>
            <w:r>
              <w:rPr>
                <w:noProof/>
                <w:webHidden/>
              </w:rPr>
            </w:r>
            <w:r>
              <w:rPr>
                <w:noProof/>
                <w:webHidden/>
              </w:rPr>
              <w:fldChar w:fldCharType="separate"/>
            </w:r>
            <w:r>
              <w:rPr>
                <w:noProof/>
                <w:webHidden/>
              </w:rPr>
              <w:t>6</w:t>
            </w:r>
            <w:r>
              <w:rPr>
                <w:noProof/>
                <w:webHidden/>
              </w:rPr>
              <w:fldChar w:fldCharType="end"/>
            </w:r>
          </w:hyperlink>
        </w:p>
        <w:p w14:paraId="6080D41D" w14:textId="238BEB61"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39" w:history="1">
            <w:r w:rsidRPr="00A51EF3">
              <w:rPr>
                <w:rStyle w:val="Hyperlink"/>
                <w:noProof/>
              </w:rPr>
              <w:t>Exploratory Analysis, Design, and Implementation</w:t>
            </w:r>
            <w:r>
              <w:rPr>
                <w:noProof/>
                <w:webHidden/>
              </w:rPr>
              <w:tab/>
            </w:r>
            <w:r>
              <w:rPr>
                <w:noProof/>
                <w:webHidden/>
              </w:rPr>
              <w:fldChar w:fldCharType="begin"/>
            </w:r>
            <w:r>
              <w:rPr>
                <w:noProof/>
                <w:webHidden/>
              </w:rPr>
              <w:instrText xml:space="preserve"> PAGEREF _Toc76680639 \h </w:instrText>
            </w:r>
            <w:r>
              <w:rPr>
                <w:noProof/>
                <w:webHidden/>
              </w:rPr>
            </w:r>
            <w:r>
              <w:rPr>
                <w:noProof/>
                <w:webHidden/>
              </w:rPr>
              <w:fldChar w:fldCharType="separate"/>
            </w:r>
            <w:r>
              <w:rPr>
                <w:noProof/>
                <w:webHidden/>
              </w:rPr>
              <w:t>11</w:t>
            </w:r>
            <w:r>
              <w:rPr>
                <w:noProof/>
                <w:webHidden/>
              </w:rPr>
              <w:fldChar w:fldCharType="end"/>
            </w:r>
          </w:hyperlink>
        </w:p>
        <w:p w14:paraId="49564D87" w14:textId="451F251C"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40" w:history="1">
            <w:r w:rsidRPr="00A51EF3">
              <w:rPr>
                <w:rStyle w:val="Hyperlink"/>
                <w:noProof/>
              </w:rPr>
              <w:t>Model Selection</w:t>
            </w:r>
            <w:r>
              <w:rPr>
                <w:noProof/>
                <w:webHidden/>
              </w:rPr>
              <w:tab/>
            </w:r>
            <w:r>
              <w:rPr>
                <w:noProof/>
                <w:webHidden/>
              </w:rPr>
              <w:fldChar w:fldCharType="begin"/>
            </w:r>
            <w:r>
              <w:rPr>
                <w:noProof/>
                <w:webHidden/>
              </w:rPr>
              <w:instrText xml:space="preserve"> PAGEREF _Toc76680640 \h </w:instrText>
            </w:r>
            <w:r>
              <w:rPr>
                <w:noProof/>
                <w:webHidden/>
              </w:rPr>
            </w:r>
            <w:r>
              <w:rPr>
                <w:noProof/>
                <w:webHidden/>
              </w:rPr>
              <w:fldChar w:fldCharType="separate"/>
            </w:r>
            <w:r>
              <w:rPr>
                <w:noProof/>
                <w:webHidden/>
              </w:rPr>
              <w:t>14</w:t>
            </w:r>
            <w:r>
              <w:rPr>
                <w:noProof/>
                <w:webHidden/>
              </w:rPr>
              <w:fldChar w:fldCharType="end"/>
            </w:r>
          </w:hyperlink>
        </w:p>
        <w:p w14:paraId="0EE90A97" w14:textId="33DC85F2"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41" w:history="1">
            <w:r w:rsidRPr="00A51EF3">
              <w:rPr>
                <w:rStyle w:val="Hyperlink"/>
                <w:noProof/>
              </w:rPr>
              <w:t>Evaluation</w:t>
            </w:r>
            <w:r>
              <w:rPr>
                <w:noProof/>
                <w:webHidden/>
              </w:rPr>
              <w:tab/>
            </w:r>
            <w:r>
              <w:rPr>
                <w:noProof/>
                <w:webHidden/>
              </w:rPr>
              <w:fldChar w:fldCharType="begin"/>
            </w:r>
            <w:r>
              <w:rPr>
                <w:noProof/>
                <w:webHidden/>
              </w:rPr>
              <w:instrText xml:space="preserve"> PAGEREF _Toc76680641 \h </w:instrText>
            </w:r>
            <w:r>
              <w:rPr>
                <w:noProof/>
                <w:webHidden/>
              </w:rPr>
            </w:r>
            <w:r>
              <w:rPr>
                <w:noProof/>
                <w:webHidden/>
              </w:rPr>
              <w:fldChar w:fldCharType="separate"/>
            </w:r>
            <w:r>
              <w:rPr>
                <w:noProof/>
                <w:webHidden/>
              </w:rPr>
              <w:t>18</w:t>
            </w:r>
            <w:r>
              <w:rPr>
                <w:noProof/>
                <w:webHidden/>
              </w:rPr>
              <w:fldChar w:fldCharType="end"/>
            </w:r>
          </w:hyperlink>
        </w:p>
        <w:p w14:paraId="1D47EE77" w14:textId="7AF5EBDA"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42" w:history="1">
            <w:r w:rsidRPr="00A51EF3">
              <w:rPr>
                <w:rStyle w:val="Hyperlink"/>
                <w:noProof/>
              </w:rPr>
              <w:t>Conclusion</w:t>
            </w:r>
            <w:r>
              <w:rPr>
                <w:noProof/>
                <w:webHidden/>
              </w:rPr>
              <w:tab/>
            </w:r>
            <w:r>
              <w:rPr>
                <w:noProof/>
                <w:webHidden/>
              </w:rPr>
              <w:fldChar w:fldCharType="begin"/>
            </w:r>
            <w:r>
              <w:rPr>
                <w:noProof/>
                <w:webHidden/>
              </w:rPr>
              <w:instrText xml:space="preserve"> PAGEREF _Toc76680642 \h </w:instrText>
            </w:r>
            <w:r>
              <w:rPr>
                <w:noProof/>
                <w:webHidden/>
              </w:rPr>
            </w:r>
            <w:r>
              <w:rPr>
                <w:noProof/>
                <w:webHidden/>
              </w:rPr>
              <w:fldChar w:fldCharType="separate"/>
            </w:r>
            <w:r>
              <w:rPr>
                <w:noProof/>
                <w:webHidden/>
              </w:rPr>
              <w:t>19</w:t>
            </w:r>
            <w:r>
              <w:rPr>
                <w:noProof/>
                <w:webHidden/>
              </w:rPr>
              <w:fldChar w:fldCharType="end"/>
            </w:r>
          </w:hyperlink>
        </w:p>
        <w:p w14:paraId="6B941A21" w14:textId="31E004C8"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43" w:history="1">
            <w:r w:rsidRPr="00A51EF3">
              <w:rPr>
                <w:rStyle w:val="Hyperlink"/>
                <w:noProof/>
              </w:rPr>
              <w:t>Legal Ethical and Professional Issues</w:t>
            </w:r>
            <w:r>
              <w:rPr>
                <w:noProof/>
                <w:webHidden/>
              </w:rPr>
              <w:tab/>
            </w:r>
            <w:r>
              <w:rPr>
                <w:noProof/>
                <w:webHidden/>
              </w:rPr>
              <w:fldChar w:fldCharType="begin"/>
            </w:r>
            <w:r>
              <w:rPr>
                <w:noProof/>
                <w:webHidden/>
              </w:rPr>
              <w:instrText xml:space="preserve"> PAGEREF _Toc76680643 \h </w:instrText>
            </w:r>
            <w:r>
              <w:rPr>
                <w:noProof/>
                <w:webHidden/>
              </w:rPr>
            </w:r>
            <w:r>
              <w:rPr>
                <w:noProof/>
                <w:webHidden/>
              </w:rPr>
              <w:fldChar w:fldCharType="separate"/>
            </w:r>
            <w:r>
              <w:rPr>
                <w:noProof/>
                <w:webHidden/>
              </w:rPr>
              <w:t>23</w:t>
            </w:r>
            <w:r>
              <w:rPr>
                <w:noProof/>
                <w:webHidden/>
              </w:rPr>
              <w:fldChar w:fldCharType="end"/>
            </w:r>
          </w:hyperlink>
        </w:p>
        <w:p w14:paraId="2BBB4818" w14:textId="06525AFD"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44" w:history="1">
            <w:r w:rsidRPr="00A51EF3">
              <w:rPr>
                <w:rStyle w:val="Hyperlink"/>
                <w:noProof/>
              </w:rPr>
              <w:t>References</w:t>
            </w:r>
            <w:r>
              <w:rPr>
                <w:noProof/>
                <w:webHidden/>
              </w:rPr>
              <w:tab/>
            </w:r>
            <w:r>
              <w:rPr>
                <w:noProof/>
                <w:webHidden/>
              </w:rPr>
              <w:fldChar w:fldCharType="begin"/>
            </w:r>
            <w:r>
              <w:rPr>
                <w:noProof/>
                <w:webHidden/>
              </w:rPr>
              <w:instrText xml:space="preserve"> PAGEREF _Toc76680644 \h </w:instrText>
            </w:r>
            <w:r>
              <w:rPr>
                <w:noProof/>
                <w:webHidden/>
              </w:rPr>
            </w:r>
            <w:r>
              <w:rPr>
                <w:noProof/>
                <w:webHidden/>
              </w:rPr>
              <w:fldChar w:fldCharType="separate"/>
            </w:r>
            <w:r>
              <w:rPr>
                <w:noProof/>
                <w:webHidden/>
              </w:rPr>
              <w:t>23</w:t>
            </w:r>
            <w:r>
              <w:rPr>
                <w:noProof/>
                <w:webHidden/>
              </w:rPr>
              <w:fldChar w:fldCharType="end"/>
            </w:r>
          </w:hyperlink>
        </w:p>
        <w:p w14:paraId="4AC98DF8" w14:textId="57008656"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45" w:history="1">
            <w:r w:rsidRPr="00A51EF3">
              <w:rPr>
                <w:rStyle w:val="Hyperlink"/>
                <w:noProof/>
              </w:rPr>
              <w:t>Acronyms</w:t>
            </w:r>
            <w:r>
              <w:rPr>
                <w:noProof/>
                <w:webHidden/>
              </w:rPr>
              <w:tab/>
            </w:r>
            <w:r>
              <w:rPr>
                <w:noProof/>
                <w:webHidden/>
              </w:rPr>
              <w:fldChar w:fldCharType="begin"/>
            </w:r>
            <w:r>
              <w:rPr>
                <w:noProof/>
                <w:webHidden/>
              </w:rPr>
              <w:instrText xml:space="preserve"> PAGEREF _Toc76680645 \h </w:instrText>
            </w:r>
            <w:r>
              <w:rPr>
                <w:noProof/>
                <w:webHidden/>
              </w:rPr>
            </w:r>
            <w:r>
              <w:rPr>
                <w:noProof/>
                <w:webHidden/>
              </w:rPr>
              <w:fldChar w:fldCharType="separate"/>
            </w:r>
            <w:r>
              <w:rPr>
                <w:noProof/>
                <w:webHidden/>
              </w:rPr>
              <w:t>25</w:t>
            </w:r>
            <w:r>
              <w:rPr>
                <w:noProof/>
                <w:webHidden/>
              </w:rPr>
              <w:fldChar w:fldCharType="end"/>
            </w:r>
          </w:hyperlink>
        </w:p>
        <w:p w14:paraId="31584759" w14:textId="77E99410"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46" w:history="1">
            <w:r w:rsidRPr="00A51EF3">
              <w:rPr>
                <w:rStyle w:val="Hyperlink"/>
                <w:noProof/>
              </w:rPr>
              <w:t>Table Of Figures</w:t>
            </w:r>
            <w:r>
              <w:rPr>
                <w:noProof/>
                <w:webHidden/>
              </w:rPr>
              <w:tab/>
            </w:r>
            <w:r>
              <w:rPr>
                <w:noProof/>
                <w:webHidden/>
              </w:rPr>
              <w:fldChar w:fldCharType="begin"/>
            </w:r>
            <w:r>
              <w:rPr>
                <w:noProof/>
                <w:webHidden/>
              </w:rPr>
              <w:instrText xml:space="preserve"> PAGEREF _Toc76680646 \h </w:instrText>
            </w:r>
            <w:r>
              <w:rPr>
                <w:noProof/>
                <w:webHidden/>
              </w:rPr>
            </w:r>
            <w:r>
              <w:rPr>
                <w:noProof/>
                <w:webHidden/>
              </w:rPr>
              <w:fldChar w:fldCharType="separate"/>
            </w:r>
            <w:r>
              <w:rPr>
                <w:noProof/>
                <w:webHidden/>
              </w:rPr>
              <w:t>25</w:t>
            </w:r>
            <w:r>
              <w:rPr>
                <w:noProof/>
                <w:webHidden/>
              </w:rPr>
              <w:fldChar w:fldCharType="end"/>
            </w:r>
          </w:hyperlink>
        </w:p>
        <w:p w14:paraId="22B5FC86" w14:textId="4A0FDDAA" w:rsidR="00D976F5" w:rsidRDefault="00D976F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680647" w:history="1">
            <w:r w:rsidRPr="00A51EF3">
              <w:rPr>
                <w:rStyle w:val="Hyperlink"/>
                <w:noProof/>
              </w:rPr>
              <w:t>Table Of Tables</w:t>
            </w:r>
            <w:r>
              <w:rPr>
                <w:noProof/>
                <w:webHidden/>
              </w:rPr>
              <w:tab/>
            </w:r>
            <w:r>
              <w:rPr>
                <w:noProof/>
                <w:webHidden/>
              </w:rPr>
              <w:fldChar w:fldCharType="begin"/>
            </w:r>
            <w:r>
              <w:rPr>
                <w:noProof/>
                <w:webHidden/>
              </w:rPr>
              <w:instrText xml:space="preserve"> PAGEREF _Toc76680647 \h </w:instrText>
            </w:r>
            <w:r>
              <w:rPr>
                <w:noProof/>
                <w:webHidden/>
              </w:rPr>
            </w:r>
            <w:r>
              <w:rPr>
                <w:noProof/>
                <w:webHidden/>
              </w:rPr>
              <w:fldChar w:fldCharType="separate"/>
            </w:r>
            <w:r>
              <w:rPr>
                <w:noProof/>
                <w:webHidden/>
              </w:rPr>
              <w:t>26</w:t>
            </w:r>
            <w:r>
              <w:rPr>
                <w:noProof/>
                <w:webHidden/>
              </w:rPr>
              <w:fldChar w:fldCharType="end"/>
            </w:r>
          </w:hyperlink>
        </w:p>
        <w:p w14:paraId="12364DC8" w14:textId="3AA55654" w:rsidR="001A4C3A" w:rsidRDefault="002652A5">
          <w:r>
            <w:rPr>
              <w:rFonts w:asciiTheme="majorHAnsi" w:hAnsiTheme="majorHAnsi" w:cstheme="majorHAnsi"/>
              <w:b/>
              <w:bCs/>
              <w:caps/>
              <w:sz w:val="24"/>
              <w:szCs w:val="24"/>
            </w:rPr>
            <w:fldChar w:fldCharType="end"/>
          </w:r>
        </w:p>
      </w:sdtContent>
    </w:sdt>
    <w:p w14:paraId="4303F2D9" w14:textId="5009B3F9" w:rsidR="00753FB7" w:rsidRDefault="00753FB7">
      <w:r>
        <w:br w:type="page"/>
      </w:r>
    </w:p>
    <w:p w14:paraId="022A3C56" w14:textId="21D1E026" w:rsidR="00EF730D" w:rsidRPr="000E394F" w:rsidRDefault="00EF730D" w:rsidP="000E394F">
      <w:pPr>
        <w:pStyle w:val="Heading1"/>
      </w:pPr>
      <w:bookmarkStart w:id="1" w:name="_Toc76680634"/>
      <w:r w:rsidRPr="000E394F">
        <w:lastRenderedPageBreak/>
        <w:t>Abstract</w:t>
      </w:r>
      <w:bookmarkEnd w:id="1"/>
      <w:r w:rsidRPr="000E394F">
        <w:t xml:space="preserve"> </w:t>
      </w:r>
    </w:p>
    <w:p w14:paraId="51FEB6F1" w14:textId="763980CC" w:rsidR="00EF4CE7" w:rsidRDefault="00EF4CE7">
      <w:r>
        <w:br w:type="page"/>
      </w:r>
    </w:p>
    <w:p w14:paraId="052A27E9" w14:textId="50A3A7BE" w:rsidR="00001673" w:rsidRPr="000E394F" w:rsidRDefault="00EF730D" w:rsidP="000E394F">
      <w:pPr>
        <w:pStyle w:val="Heading1"/>
      </w:pPr>
      <w:bookmarkStart w:id="2" w:name="_Toc76680635"/>
      <w:r w:rsidRPr="000E394F">
        <w:lastRenderedPageBreak/>
        <w:t>Introduction</w:t>
      </w:r>
      <w:bookmarkEnd w:id="2"/>
    </w:p>
    <w:p w14:paraId="01C06D8F" w14:textId="3587F693" w:rsidR="00A2568C" w:rsidRDefault="0041576B" w:rsidP="00AF0C17">
      <w:pPr>
        <w:ind w:firstLine="360"/>
        <w:jc w:val="both"/>
      </w:pPr>
      <w:commentRangeStart w:id="3"/>
      <w:r w:rsidRPr="0041576B">
        <w:t>The</w:t>
      </w:r>
      <w:commentRangeEnd w:id="3"/>
      <w:r w:rsidR="009D2587">
        <w:rPr>
          <w:rStyle w:val="CommentReference"/>
        </w:rPr>
        <w:commentReference w:id="3"/>
      </w:r>
      <w:r w:rsidRPr="0041576B">
        <w:t xml:space="preserve"> most important statistic for measuring population health is </w:t>
      </w:r>
      <w:r w:rsidR="00341B50" w:rsidRPr="007439A6">
        <w:rPr>
          <w:b/>
          <w:bCs/>
        </w:rPr>
        <w:t>Life Expectancy</w:t>
      </w:r>
      <w:r w:rsidRPr="0041576B">
        <w:t xml:space="preserve"> </w:t>
      </w:r>
      <w:r w:rsidR="00341B50">
        <w:t xml:space="preserve">(LE), </w:t>
      </w:r>
      <w:r w:rsidR="00AA49AB">
        <w:t>which</w:t>
      </w:r>
      <w:r w:rsidR="00341B50">
        <w:t xml:space="preserve"> can be defined as t</w:t>
      </w:r>
      <w:r w:rsidR="00341B50" w:rsidRPr="00341B50">
        <w:t xml:space="preserve">he average </w:t>
      </w:r>
      <w:r w:rsidR="00813DB6">
        <w:t xml:space="preserve">count of </w:t>
      </w:r>
      <w:r w:rsidR="00341B50" w:rsidRPr="00341B50">
        <w:t xml:space="preserve">years a person </w:t>
      </w:r>
      <w:r w:rsidR="00AA49AB">
        <w:t>could</w:t>
      </w:r>
      <w:r w:rsidR="00341B50" w:rsidRPr="00341B50">
        <w:t xml:space="preserve"> live after birth. It is an essential synthetic indicator for measuring a country's or region's economic and social progress.</w:t>
      </w:r>
      <w:r w:rsidR="00341B50">
        <w:t xml:space="preserve"> </w:t>
      </w:r>
      <w:r w:rsidR="00341B50">
        <w:fldChar w:fldCharType="begin" w:fldLock="1"/>
      </w:r>
      <w:r w:rsidR="00A2568C">
        <w:instrText>ADDIN CSL_CITATION {"citationItems":[{"id":"ITEM-1","itemData":{"DOI":"10.1186/s12911-019-0775-2","abstract":"Background: 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research tests the potential of using machine learning and natural language processing techniques for predicting life expectancy from electronic medical records. Methods: We approached the task of predicting life expectancy as a supervised machine learning task. We trained and tested a long short-term memory recurrent neural network on the medical records of deceased patients. We developed the model with a tenfold cross-validation procedure, and evaluated its performance on a held-out set of test data. We compared the performance of a model which does not use text features (baseline model) to the performance of a model which uses features extracted from the free texts of the medical records (keyword model), and to doctors' performance on a similar task as described in scientific literature. Results: Both doctors and the baseline model were correct in 20% of the cases, taking a margin of 33% around the actual life expectancy as the target. The keyword model, in comparison, attained an accuracy of 29% with its prognoses. While doctors overestimated life expectancy in 63% of the incorrect prognoses, which harms anticipation to appropriate end-of-life care, the keyword model overestimated life expectancy in only 31% of the incorrect prognoses.","author":[{"dropping-particle":"","family":"Beeksma","given":"Merijn","non-dropping-particle":"","parse-names":false,"suffix":""},{"dropping-particle":"","family":"Verberne","given":"Suzan","non-dropping-particle":"","parse-names":false,"suffix":""},{"dropping-particle":"","family":"Bosch","given":"Antal","non-dropping-particle":"Van Den","parse-names":false,"suffix":""},{"dropping-particle":"","family":"Das","given":"Enny","non-dropping-particle":"","parse-names":false,"suffix":""},{"dropping-particle":"","family":"Hendrickx","given":"Iris","non-dropping-particle":"","parse-names":false,"suffix":""},{"dropping-particle":"","family":"Groenewoud","given":"Stef","non-dropping-particle":"","parse-names":false,"suffix":""}],"id":"ITEM-1","issued":{"date-parts":[["2019"]]},"title":"Predicting life expectancy with a long short-term memory recurrent neural network using electronic medical records","type":"article-journal"},"uris":["http://www.mendeley.com/documents/?uuid=a34876f2-509e-3504-b856-8aa031cf45ff"]}],"mendeley":{"formattedCitation":"(Beeksma &lt;i&gt;et al.&lt;/i&gt;, 2019)","plainTextFormattedCitation":"(Beeksma et al., 2019)","previouslyFormattedCitation":"(Beeksma &lt;i&gt;et al.&lt;/i&gt;, 2019)"},"properties":{"noteIndex":0},"schema":"https://github.com/citation-style-language/schema/raw/master/csl-citation.json"}</w:instrText>
      </w:r>
      <w:r w:rsidR="00341B50">
        <w:fldChar w:fldCharType="separate"/>
      </w:r>
      <w:r w:rsidR="00341B50" w:rsidRPr="00341B50">
        <w:rPr>
          <w:noProof/>
        </w:rPr>
        <w:t xml:space="preserve">(Beeksma </w:t>
      </w:r>
      <w:r w:rsidR="00341B50" w:rsidRPr="00341B50">
        <w:rPr>
          <w:i/>
          <w:noProof/>
        </w:rPr>
        <w:t>et al.</w:t>
      </w:r>
      <w:r w:rsidR="00341B50" w:rsidRPr="00341B50">
        <w:rPr>
          <w:noProof/>
        </w:rPr>
        <w:t>, 2019)</w:t>
      </w:r>
      <w:r w:rsidR="00341B50">
        <w:fldChar w:fldCharType="end"/>
      </w:r>
      <w:r w:rsidR="00A2568C">
        <w:t xml:space="preserve">. </w:t>
      </w:r>
      <w:r w:rsidR="00A2568C" w:rsidRPr="00A2568C">
        <w:t>Life expectancy is widely examined as part of the composition of demographic statistics for nations throughout the world, and it is used to measure mortality experiences and compare them over time and across geographic locations.</w:t>
      </w:r>
      <w:r w:rsidR="00AA49AB">
        <w:t xml:space="preserve"> </w:t>
      </w:r>
      <w:r w:rsidR="00AF0C17">
        <w:fldChar w:fldCharType="begin" w:fldLock="1"/>
      </w:r>
      <w:r w:rsidR="00AF0C17">
        <w:instrText>ADDIN CSL_CITATION {"citationItems":[{"id":"ITEM-1","itemData":{"abstract":"The main aim of this article is to explore determinants of life expectancy at birth among 28 European Union coun- tries. Selected variables namely, gross domestic product (GDP) growth rate, population growth rate, level of education attained, education enrolment, GDP per capita and life expectancy have been considered for abovementioned countries in the period from 2001 to 2011 on a yearly basis by applying panel data analyses approach. Obtained results reveal that GDP per capita and attained education level together explain between 72.6% and 82.6% of differences in life expectancy at birth (depending on year of observation). Key","author":[{"dropping-particle":"","family":"Vlatka Bilas","given":"Sanja Franc and Mile Bonjak","non-dropping-particle":"","parse-names":false,"suffix":""}],"container-title":"Collegium Antropologicum","id":"ITEM-1","issued":{"date-parts":[["0"]]},"title":"Determinant factors of life expectancy at birth in the European union countries","type":"article-journal"},"uris":["http://www.mendeley.com/documents/?uuid=7b350d01-573e-37d4-a586-0dc7db89f93d"]}],"mendeley":{"formattedCitation":"(Vlatka Bilas, no date)","manualFormatting":"(Vlatka Bilas, 2014)","plainTextFormattedCitation":"(Vlatka Bilas, no date)","previouslyFormattedCitation":"(Vlatka Bilas, no date)"},"properties":{"noteIndex":0},"schema":"https://github.com/citation-style-language/schema/raw/master/csl-citation.json"}</w:instrText>
      </w:r>
      <w:r w:rsidR="00AF0C17">
        <w:fldChar w:fldCharType="separate"/>
      </w:r>
      <w:r w:rsidR="00AF0C17" w:rsidRPr="00AF0C17">
        <w:rPr>
          <w:noProof/>
        </w:rPr>
        <w:t xml:space="preserve">(Vlatka Bilas, </w:t>
      </w:r>
      <w:r w:rsidR="00AF0C17">
        <w:rPr>
          <w:noProof/>
        </w:rPr>
        <w:t>2014</w:t>
      </w:r>
      <w:r w:rsidR="00AF0C17" w:rsidRPr="00AF0C17">
        <w:rPr>
          <w:noProof/>
        </w:rPr>
        <w:t>)</w:t>
      </w:r>
      <w:r w:rsidR="00AF0C17">
        <w:fldChar w:fldCharType="end"/>
      </w:r>
      <w:r w:rsidR="00AF0C17">
        <w:t xml:space="preserve">. </w:t>
      </w:r>
      <w:r w:rsidR="00AA49AB">
        <w:t>Achieving higher LE</w:t>
      </w:r>
      <w:r w:rsidR="00AF0C17">
        <w:t xml:space="preserve"> is crucial to have a healthier </w:t>
      </w:r>
      <w:r w:rsidR="007439A6">
        <w:t>lifestyle</w:t>
      </w:r>
      <w:r w:rsidR="00AA49AB">
        <w:t>,</w:t>
      </w:r>
      <w:r w:rsidR="00AF0C17">
        <w:t xml:space="preserve"> and it is often challenging to identify what factors </w:t>
      </w:r>
      <w:r w:rsidR="007439A6">
        <w:t xml:space="preserve">influence </w:t>
      </w:r>
      <w:r w:rsidR="00AA49AB">
        <w:t xml:space="preserve">a </w:t>
      </w:r>
      <w:r w:rsidR="007439A6">
        <w:t>person</w:t>
      </w:r>
      <w:r w:rsidR="00AA49AB">
        <w:t>'</w:t>
      </w:r>
      <w:r w:rsidR="007439A6">
        <w:t xml:space="preserve">s healthy </w:t>
      </w:r>
      <w:r w:rsidR="00E3709F">
        <w:t>lifestyle</w:t>
      </w:r>
      <w:r w:rsidR="007439A6">
        <w:t xml:space="preserve">. </w:t>
      </w:r>
      <w:r w:rsidR="007439A6" w:rsidRPr="007439A6">
        <w:t>Human rights, both political and civic, a</w:t>
      </w:r>
      <w:r w:rsidR="00AA49AB">
        <w:t>nd</w:t>
      </w:r>
      <w:r w:rsidR="007439A6" w:rsidRPr="007439A6">
        <w:t xml:space="preserve"> economic, social, and cultural rights, must be promoted to achieve health and development. Progress and health are linked in two ways. Health is a vital component of development, which is the result of enhancing health and wellbeing.</w:t>
      </w:r>
      <w:r w:rsidR="00E3709F">
        <w:t xml:space="preserve"> </w:t>
      </w:r>
      <w:r w:rsidR="00E3709F">
        <w:fldChar w:fldCharType="begin" w:fldLock="1"/>
      </w:r>
      <w:r w:rsidR="00E3709F">
        <w:instrText>ADDIN CSL_CITATION {"citationItems":[{"id":"ITEM-1","itemData":{"DOI":"10.1186/s12911-019-0775-2","abstract":"Background: 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research tests the potential of using machine learning and natural language processing techniques for predicting life expectancy from electronic medical records. Methods: We approached the task of predicting life expectancy as a supervised machine learning task. We trained and tested a long short-term memory recurrent neural network on the medical records of deceased patients. We developed the model with a tenfold cross-validation procedure, and evaluated its performance on a held-out set of test data. We compared the performance of a model which does not use text features (baseline model) to the performance of a model which uses features extracted from the free texts of the medical records (keyword model), and to doctors' performance on a similar task as described in scientific literature. Results: Both doctors and the baseline model were correct in 20% of the cases, taking a margin of 33% around the actual life expectancy as the target. The keyword model, in comparison, attained an accuracy of 29% with its prognoses. While doctors overestimated life expectancy in 63% of the incorrect prognoses, which harms anticipation to appropriate end-of-life care, the keyword model overestimated life expectancy in only 31% of the incorrect prognoses.","author":[{"dropping-particle":"","family":"Beeksma","given":"Merijn","non-dropping-particle":"","parse-names":false,"suffix":""},{"dropping-particle":"","family":"Verberne","given":"Suzan","non-dropping-particle":"","parse-names":false,"suffix":""},{"dropping-particle":"","family":"Bosch","given":"Antal","non-dropping-particle":"Van Den","parse-names":false,"suffix":""},{"dropping-particle":"","family":"Das","given":"Enny","non-dropping-particle":"","parse-names":false,"suffix":""},{"dropping-particle":"","family":"Hendrickx","given":"Iris","non-dropping-particle":"","parse-names":false,"suffix":""},{"dropping-particle":"","family":"Groenewoud","given":"Stef","non-dropping-particle":"","parse-names":false,"suffix":""}],"id":"ITEM-1","issued":{"date-parts":[["2019"]]},"title":"Predicting life expectancy with a long short-term memory recurrent neural network using electronic medical records","type":"article-journal"},"uris":["http://www.mendeley.com/documents/?uuid=a34876f2-509e-3504-b856-8aa031cf45ff"]}],"mendeley":{"formattedCitation":"(Beeksma &lt;i&gt;et al.&lt;/i&gt;, 2019)","plainTextFormattedCitation":"(Beeksma et al., 2019)","previouslyFormattedCitation":"(Beeksma &lt;i&gt;et al.&lt;/i&gt;, 2019)"},"properties":{"noteIndex":0},"schema":"https://github.com/citation-style-language/schema/raw/master/csl-citation.json"}</w:instrText>
      </w:r>
      <w:r w:rsidR="00E3709F">
        <w:fldChar w:fldCharType="separate"/>
      </w:r>
      <w:r w:rsidR="00E3709F" w:rsidRPr="00E3709F">
        <w:rPr>
          <w:noProof/>
        </w:rPr>
        <w:t xml:space="preserve">(Beeksma </w:t>
      </w:r>
      <w:r w:rsidR="00E3709F" w:rsidRPr="00E3709F">
        <w:rPr>
          <w:i/>
          <w:noProof/>
        </w:rPr>
        <w:t>et al.</w:t>
      </w:r>
      <w:r w:rsidR="00E3709F" w:rsidRPr="00E3709F">
        <w:rPr>
          <w:noProof/>
        </w:rPr>
        <w:t>, 2019)</w:t>
      </w:r>
      <w:r w:rsidR="00E3709F">
        <w:fldChar w:fldCharType="end"/>
      </w:r>
      <w:r w:rsidR="00E3709F">
        <w:t xml:space="preserve"> </w:t>
      </w:r>
    </w:p>
    <w:p w14:paraId="3C5D90A8" w14:textId="37A91145" w:rsidR="0041576B" w:rsidRDefault="00E3709F" w:rsidP="00E3709F">
      <w:pPr>
        <w:ind w:firstLine="360"/>
        <w:jc w:val="both"/>
      </w:pPr>
      <w:commentRangeStart w:id="4"/>
      <w:r w:rsidRPr="00E3709F">
        <w:t>Since</w:t>
      </w:r>
      <w:commentRangeEnd w:id="4"/>
      <w:r w:rsidR="009D2587">
        <w:rPr>
          <w:rStyle w:val="CommentReference"/>
        </w:rPr>
        <w:commentReference w:id="4"/>
      </w:r>
      <w:r w:rsidRPr="00E3709F">
        <w:t xml:space="preserve"> the Age of Enlightenment, life expectancy has risen dramatically. Life expectancy began to rise in early industrialised countries in the early nineteenth century, but it remained low in the rest of the globe. As a result, there was a </w:t>
      </w:r>
      <w:r w:rsidR="00AA49AB">
        <w:t>massiv</w:t>
      </w:r>
      <w:r w:rsidRPr="00E3709F">
        <w:t>e disparity in how health was spread across the world. In the developed regions, health is usually excellent, whereas</w:t>
      </w:r>
      <w:r w:rsidR="00AA49AB">
        <w:t>,</w:t>
      </w:r>
      <w:r w:rsidRPr="00E3709F">
        <w:t xml:space="preserve"> in the </w:t>
      </w:r>
      <w:r w:rsidR="00AA49AB">
        <w:t>developing</w:t>
      </w:r>
      <w:r w:rsidRPr="00E3709F">
        <w:t xml:space="preserve"> countries, health is consistently low.</w:t>
      </w:r>
      <w:r>
        <w:t xml:space="preserve"> </w:t>
      </w:r>
      <w:r>
        <w:fldChar w:fldCharType="begin" w:fldLock="1"/>
      </w:r>
      <w:r>
        <w:instrText>ADDIN CSL_CITATION {"citationItems":[{"id":"ITEM-1","itemData":{"DOI":"10.1257/jep.20.3.97","ISSN":"08953309","author":[{"dropping-particle":"","family":"Cutler","given":"David","non-dropping-particle":"","parse-names":false,"suffix":""},{"dropping-particle":"","family":"Deaton","given":"Angus","non-dropping-particle":"","parse-names":false,"suffix":""},{"dropping-particle":"","family":"Lleras-Muney","given":"Adriana","non-dropping-particle":"","parse-names":false,"suffix":""}],"container-title":"Journal of Economic Perspectives","id":"ITEM-1","issue":"3","issued":{"date-parts":[["2006","6"]]},"page":"97-120","title":"The determinants of mortality","type":"article-journal","volume":"20"},"uris":["http://www.mendeley.com/documents/?uuid=406340a9-5d79-36a4-82f4-827d81aa539c"]}],"mendeley":{"formattedCitation":"(Cutler, Deaton and Lleras-Muney, 2006)","plainTextFormattedCitation":"(Cutler, Deaton and Lleras-Muney, 2006)","previouslyFormattedCitation":"(Cutler, Deaton and Lleras-Muney, 2006)"},"properties":{"noteIndex":0},"schema":"https://github.com/citation-style-language/schema/raw/master/csl-citation.json"}</w:instrText>
      </w:r>
      <w:r>
        <w:fldChar w:fldCharType="separate"/>
      </w:r>
      <w:r w:rsidRPr="00E3709F">
        <w:rPr>
          <w:noProof/>
        </w:rPr>
        <w:t>(Cutler, Deaton and Lleras-Muney, 2006)</w:t>
      </w:r>
      <w:r>
        <w:fldChar w:fldCharType="end"/>
      </w:r>
      <w:r>
        <w:t xml:space="preserve">. </w:t>
      </w:r>
      <w:r w:rsidRPr="00E3709F">
        <w:t xml:space="preserve">Global inequality has reduced in recent decades. The countries with the </w:t>
      </w:r>
      <w:r w:rsidR="00AA49AB">
        <w:t>most incredible</w:t>
      </w:r>
      <w:r w:rsidRPr="00E3709F">
        <w:t xml:space="preserve"> life expectancy in 1800 have the lowest life expectancy </w:t>
      </w:r>
      <w:r w:rsidR="00AA49AB">
        <w:t>o</w:t>
      </w:r>
      <w:r w:rsidRPr="00E3709F">
        <w:t>n the globe. Many countries that were once plagued by poor health are fast catching up</w:t>
      </w:r>
      <w:r w:rsidR="33732E17">
        <w:t>.</w:t>
      </w:r>
      <w:r>
        <w:t xml:space="preserve"> </w:t>
      </w:r>
      <w:r>
        <w:fldChar w:fldCharType="begin" w:fldLock="1"/>
      </w:r>
      <w:r>
        <w:instrText>ADDIN CSL_CITATION {"citationItems":[{"id":"ITEM-1","itemData":{"DOI":"10.2307/2173509","ISSN":"00429686","PMID":"14758412","author":[{"dropping-particle":"","family":"Preston","given":"Samuel H.","non-dropping-particle":"","parse-names":false,"suffix":""}],"container-title":"Bulletin of the World Health Organization","id":"ITEM-1","issue":"11","issued":{"date-parts":[["2003"]]},"page":"833-841","title":"The changing relation between mortality and level of economic development. 1975.","type":"article-journal","volume":"81"},"uris":["http://www.mendeley.com/documents/?uuid=16ad45f5-17e2-3848-8be9-c88b6ae338ca"]}],"mendeley":{"formattedCitation":"(Preston, 2003)","plainTextFormattedCitation":"(Preston, 2003)","previouslyFormattedCitation":"(Preston, 2003)"},"properties":{"noteIndex":0},"schema":"https://github.com/citation-style-language/schema/raw/master/csl-citation.json"}</w:instrText>
      </w:r>
      <w:r>
        <w:fldChar w:fldCharType="separate"/>
      </w:r>
      <w:r w:rsidRPr="00E3709F">
        <w:rPr>
          <w:noProof/>
        </w:rPr>
        <w:t>(Preston, 2003)</w:t>
      </w:r>
      <w:r>
        <w:fldChar w:fldCharType="end"/>
      </w:r>
      <w:r>
        <w:t xml:space="preserve">. </w:t>
      </w:r>
      <w:r w:rsidRPr="00E3709F">
        <w:t xml:space="preserve">The worldwide average life expectancy has more than doubled since 1900, reaching more than 70 years. </w:t>
      </w:r>
      <w:r w:rsidR="00F56CD3">
        <w:t>LE</w:t>
      </w:r>
      <w:r w:rsidRPr="00E3709F">
        <w:t xml:space="preserve"> disparities continue to exist across and within countries. The Central African Republic has the lowest life expectancy in 2019, at 53 years, while Japan has a life expectancy of 30 years.</w:t>
      </w:r>
      <w:r w:rsidR="00AA49AB">
        <w:t xml:space="preserve"> </w:t>
      </w:r>
      <w:r>
        <w:fldChar w:fldCharType="begin" w:fldLock="1"/>
      </w:r>
      <w:r w:rsidR="00AA49AB">
        <w:instrText>ADDIN CSL_CITATION {"citationItems":[{"id":"ITEM-1","itemData":{"DOI":"10.1111/j.1728-4457.2005.00083.x","ISSN":"00987921","abstract":"Historians and demographers have gone to considerable trouble to reconstruct life expectancy in the past in individual countries. This overview collects information from a large body of that work and links estimates for historical populations to those provided by the United Nations, the World Bank, and other sources for 1950-2001. The result is a picture of regional and global life expectancy at birth for selected years from 1800 to 2001. The bibliography of more than 700 sources is published separately on the web. © 2005 The Population Council, Inc.","author":[{"dropping-particle":"","family":"Riley","given":"James C.","non-dropping-particle":"","parse-names":false,"suffix":""}],"container-title":"Population and Development Review","id":"ITEM-1","issue":"3","issued":{"date-parts":[["2005","9"]]},"page":"537-543","title":"Estimates of regional and global life expectancy, 1800-2001","type":"article-journal","volume":"31"},"uris":["http://www.mendeley.com/documents/?uuid=fce5c747-0b51-3ff2-a1a7-b5269e609f96"]}],"mendeley":{"formattedCitation":"(Riley, 2005)","plainTextFormattedCitation":"(Riley, 2005)","previouslyFormattedCitation":"(Riley, 2005)"},"properties":{"noteIndex":0},"schema":"https://github.com/citation-style-language/schema/raw/master/csl-citation.json"}</w:instrText>
      </w:r>
      <w:r>
        <w:fldChar w:fldCharType="separate"/>
      </w:r>
      <w:r w:rsidRPr="00E3709F">
        <w:rPr>
          <w:noProof/>
        </w:rPr>
        <w:t>(Riley, 2005)</w:t>
      </w:r>
      <w:r>
        <w:fldChar w:fldCharType="end"/>
      </w:r>
    </w:p>
    <w:p w14:paraId="2C1F858F" w14:textId="178013F2" w:rsidR="0035736F" w:rsidRDefault="00BD21C3" w:rsidP="00FF7F1A">
      <w:pPr>
        <w:ind w:firstLine="360"/>
        <w:jc w:val="both"/>
      </w:pPr>
      <w:commentRangeStart w:id="5"/>
      <w:r>
        <w:t>Why</w:t>
      </w:r>
      <w:commentRangeEnd w:id="5"/>
      <w:r w:rsidR="009D2587">
        <w:rPr>
          <w:rStyle w:val="CommentReference"/>
        </w:rPr>
        <w:commentReference w:id="5"/>
      </w:r>
      <w:r>
        <w:t xml:space="preserve"> is LE important</w:t>
      </w:r>
      <w:r w:rsidR="00AA49AB">
        <w:t>,</w:t>
      </w:r>
      <w:r>
        <w:t xml:space="preserve"> and why should we improve? </w:t>
      </w:r>
      <w:r w:rsidRPr="00BD21C3">
        <w:t xml:space="preserve">Increases in </w:t>
      </w:r>
      <w:r>
        <w:t>LE</w:t>
      </w:r>
      <w:r w:rsidRPr="00BD21C3">
        <w:t xml:space="preserve"> at birth can be related to </w:t>
      </w:r>
      <w:r w:rsidR="3E62501B">
        <w:t>distinct</w:t>
      </w:r>
      <w:r w:rsidRPr="00BD21C3">
        <w:t xml:space="preserve"> reasons, including growing living standards, improved lifestyles, </w:t>
      </w:r>
      <w:r w:rsidR="00FD2A46">
        <w:t>education, and</w:t>
      </w:r>
      <w:r w:rsidRPr="00BD21C3">
        <w:t xml:space="preserve"> increased access to high-quality health care.</w:t>
      </w:r>
      <w:r>
        <w:t xml:space="preserve"> </w:t>
      </w:r>
      <w:r w:rsidR="00813DB6">
        <w:t>In addition, h</w:t>
      </w:r>
      <w:r>
        <w:t>igher LE results</w:t>
      </w:r>
      <w:r w:rsidRPr="00BD21C3">
        <w:t xml:space="preserve"> in population increase and hence higher human capital investment returns for individuals who live longer. As a result, more human capital help to raise </w:t>
      </w:r>
      <w:r w:rsidRPr="00BD21C3">
        <w:rPr>
          <w:rFonts w:ascii="Arial" w:hAnsi="Arial" w:cs="Arial"/>
          <w:color w:val="202124"/>
          <w:shd w:val="clear" w:color="auto" w:fill="FFFFFF"/>
        </w:rPr>
        <w:t>Gross domestic product</w:t>
      </w:r>
      <w:r w:rsidRPr="00BD21C3">
        <w:t xml:space="preserve"> </w:t>
      </w:r>
      <w:r>
        <w:t xml:space="preserve">(GDP) </w:t>
      </w:r>
      <w:r w:rsidRPr="00BD21C3">
        <w:t>per capita.</w:t>
      </w:r>
      <w:r w:rsidR="00AA49AB">
        <w:t xml:space="preserve"> </w:t>
      </w:r>
      <w:r w:rsidR="00AA49AB">
        <w:fldChar w:fldCharType="begin" w:fldLock="1"/>
      </w:r>
      <w:r w:rsidR="00742836">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rsidR="00AA49AB">
        <w:fldChar w:fldCharType="separate"/>
      </w:r>
      <w:r w:rsidR="00AA49AB" w:rsidRPr="00AA49AB">
        <w:rPr>
          <w:noProof/>
        </w:rPr>
        <w:t>(Miladinov, 2020)</w:t>
      </w:r>
      <w:r w:rsidR="00AA49AB">
        <w:fldChar w:fldCharType="end"/>
      </w:r>
      <w:r w:rsidR="00756DF9">
        <w:t>.</w:t>
      </w:r>
    </w:p>
    <w:p w14:paraId="6948FD48" w14:textId="260348BE" w:rsidR="00FF7F1A" w:rsidRDefault="00756DF9" w:rsidP="00FF7F1A">
      <w:pPr>
        <w:ind w:firstLine="360"/>
        <w:jc w:val="both"/>
      </w:pPr>
      <w:r>
        <w:t xml:space="preserve"> </w:t>
      </w:r>
      <w:commentRangeStart w:id="6"/>
      <w:r w:rsidR="00C00D8F">
        <w:t>Often</w:t>
      </w:r>
      <w:commentRangeEnd w:id="6"/>
      <w:r w:rsidR="00912F38">
        <w:rPr>
          <w:rStyle w:val="CommentReference"/>
        </w:rPr>
        <w:commentReference w:id="6"/>
      </w:r>
      <w:r w:rsidR="00C00D8F">
        <w:t xml:space="preserve"> it is challenging to identify the factors influencing </w:t>
      </w:r>
      <w:r w:rsidR="00FD2A46">
        <w:t xml:space="preserve">the </w:t>
      </w:r>
      <w:r w:rsidR="00F56CD3">
        <w:t>longevity</w:t>
      </w:r>
      <w:r w:rsidR="00C00D8F">
        <w:t xml:space="preserve"> of a person. </w:t>
      </w:r>
      <w:r w:rsidR="00B76572" w:rsidRPr="00B76572">
        <w:t xml:space="preserve">Several factors that influence </w:t>
      </w:r>
      <w:r w:rsidR="004E49B8">
        <w:t xml:space="preserve">could be </w:t>
      </w:r>
      <w:r w:rsidR="009513A9">
        <w:t>outlined with</w:t>
      </w:r>
      <w:r w:rsidR="00B76572" w:rsidRPr="00B76572">
        <w:t xml:space="preserve"> socioeconomic status, which includes employment, income, education, and financial well-being; the quality of the health system and people's ability to access it; health behaviours such as smoking, excessive alcohol consumption, poor nutrition, and lack of exercise</w:t>
      </w:r>
      <w:r w:rsidR="0063112D">
        <w:t xml:space="preserve">, </w:t>
      </w:r>
      <w:r w:rsidR="00B76572" w:rsidRPr="00B76572">
        <w:t>social</w:t>
      </w:r>
      <w:r w:rsidR="0063112D">
        <w:t>,</w:t>
      </w:r>
      <w:r w:rsidR="00B76572" w:rsidRPr="00B76572">
        <w:t xml:space="preserve"> genetic</w:t>
      </w:r>
      <w:r w:rsidR="0063112D">
        <w:t xml:space="preserve">, </w:t>
      </w:r>
      <w:r w:rsidR="00B76572" w:rsidRPr="00B76572">
        <w:t>and environmental factors</w:t>
      </w:r>
      <w:r w:rsidR="003544FF">
        <w:t xml:space="preserve"> such as </w:t>
      </w:r>
      <w:r w:rsidR="003544FF" w:rsidRPr="003544FF">
        <w:t>overcrowded housing, lack of clean drinking water and adequate sanitation.</w:t>
      </w:r>
      <w:r w:rsidR="00FD2A46">
        <w:t xml:space="preserve"> </w:t>
      </w:r>
      <w:r w:rsidR="00742836">
        <w:fldChar w:fldCharType="begin" w:fldLock="1"/>
      </w:r>
      <w:r w:rsidR="00F90FF4">
        <w:instrText>ADDIN CSL_CITATION {"citationItems":[{"id":"ITEM-1","itemData":{"URL":"https://www1.health.gov.au/internet/publications/publishing.nsf/Content/oatsih-hpf-2012-toc~tier1~life-exp-wellb~119","accessed":{"date-parts":[["2021","6","26"]]},"id":"ITEM-1","issued":{"date-parts":[["0"]]},"title":"Department of Health | Tier 1—Life expectancy and wellbeing—1.19 Life expectancy at birth","type":"webpage"},"uris":["http://www.mendeley.com/documents/?uuid=215150a8-697c-3846-aa18-8ebde2a51865"]}],"mendeley":{"formattedCitation":"(&lt;i&gt;Department of Health | Tier 1—Life expectancy and wellbeing—1.19 Life expectancy at birth&lt;/i&gt;, no date)","plainTextFormattedCitation":"(Department of Health | Tier 1—Life expectancy and wellbeing—1.19 Life expectancy at birth, no date)","previouslyFormattedCitation":"(&lt;i&gt;Department of Health | Tier 1—Life expectancy and wellbeing—1.19 Life expectancy at birth&lt;/i&gt;, no date)"},"properties":{"noteIndex":0},"schema":"https://github.com/citation-style-language/schema/raw/master/csl-citation.json"}</w:instrText>
      </w:r>
      <w:r w:rsidR="00742836">
        <w:fldChar w:fldCharType="separate"/>
      </w:r>
      <w:r w:rsidR="00742836" w:rsidRPr="00742836">
        <w:rPr>
          <w:noProof/>
        </w:rPr>
        <w:t>(</w:t>
      </w:r>
      <w:r w:rsidR="00742836" w:rsidRPr="00742836">
        <w:rPr>
          <w:i/>
          <w:noProof/>
        </w:rPr>
        <w:t>Department of Health | Tier 1—Life expectancy and wellbeing—1.19 Life expectancy at birth</w:t>
      </w:r>
      <w:r w:rsidR="00742836" w:rsidRPr="00742836">
        <w:rPr>
          <w:noProof/>
        </w:rPr>
        <w:t>, no date)</w:t>
      </w:r>
      <w:r w:rsidR="00742836">
        <w:fldChar w:fldCharType="end"/>
      </w:r>
      <w:r w:rsidR="0035736F">
        <w:t xml:space="preserve">. </w:t>
      </w:r>
      <w:r w:rsidR="00FF7F1A">
        <w:t xml:space="preserve">In England from 2013 to 2015, </w:t>
      </w:r>
      <w:r w:rsidR="1291E493">
        <w:t>newborn</w:t>
      </w:r>
      <w:r w:rsidR="00FF7F1A">
        <w:t xml:space="preserve"> males might expect to survive until they were 80 years old, while </w:t>
      </w:r>
      <w:r w:rsidR="369137A1">
        <w:t>newborn</w:t>
      </w:r>
      <w:r w:rsidR="00FF7F1A">
        <w:t xml:space="preserve"> girls could expect to live until they were 83.</w:t>
      </w:r>
      <w:r w:rsidR="00FD2A46">
        <w:t xml:space="preserve"> On the other hand, these young people</w:t>
      </w:r>
      <w:r w:rsidR="00FF7F1A">
        <w:t xml:space="preserve"> are expected to spend at least 20% of their life in bad health. On average, boys born between 2013 and 2015 </w:t>
      </w:r>
      <w:r w:rsidR="00FD2A46">
        <w:t>would</w:t>
      </w:r>
      <w:r w:rsidR="00FF7F1A">
        <w:t xml:space="preserve"> have 63 years of good health, while girls </w:t>
      </w:r>
      <w:r w:rsidR="00FD2A46">
        <w:t>would</w:t>
      </w:r>
      <w:r w:rsidR="00FF7F1A">
        <w:t xml:space="preserve"> have 64 years.</w:t>
      </w:r>
      <w:r w:rsidR="00FD2A46">
        <w:t xml:space="preserve"> </w:t>
      </w:r>
      <w:r w:rsidR="0013388B">
        <w:fldChar w:fldCharType="begin" w:fldLock="1"/>
      </w:r>
      <w:r w:rsidR="00C84A8E">
        <w:instrText>ADDIN CSL_CITATION {"citationItems":[{"id":"ITEM-1","itemData":{"URL":"https://www.ons.gov.uk/peoplepopulationandcommunity/healthandsocialcare/healthandlifeexpectancies/articles/whataffectsanareashealthylifeexpectancy/2017-06-28","accessed":{"date-parts":[["2021","6","26"]]},"id":"ITEM-1","issued":{"date-parts":[["0"]]},"title":"What affects an area’s healthy life expectancy? - Office for National Statistics","type":"webpage"},"uris":["http://www.mendeley.com/documents/?uuid=e83506c5-1c74-30c3-83ba-96942f32cbc1"]}],"mendeley":{"formattedCitation":"(&lt;i&gt;What affects an area’s healthy life expectancy? - Office for National Statistics&lt;/i&gt;, no date)","manualFormatting":"(What affects an area's healthy life expectancy? - Office for National Statistics, no date)","plainTextFormattedCitation":"(What affects an area’s healthy life expectancy? - Office for National Statistics, no date)","previouslyFormattedCitation":"(&lt;i&gt;What affects an area’s healthy life expectancy? - Office for National Statistics&lt;/i&gt;, no date)"},"properties":{"noteIndex":0},"schema":"https://github.com/citation-style-language/schema/raw/master/csl-citation.json"}</w:instrText>
      </w:r>
      <w:r w:rsidR="0013388B">
        <w:fldChar w:fldCharType="separate"/>
      </w:r>
      <w:r w:rsidR="0013388B" w:rsidRPr="0013388B">
        <w:rPr>
          <w:noProof/>
        </w:rPr>
        <w:t>(</w:t>
      </w:r>
      <w:r w:rsidR="0013388B" w:rsidRPr="0013388B">
        <w:rPr>
          <w:i/>
          <w:noProof/>
        </w:rPr>
        <w:t>What affects an area</w:t>
      </w:r>
      <w:r w:rsidR="00FD2A46">
        <w:rPr>
          <w:i/>
          <w:noProof/>
        </w:rPr>
        <w:t>'</w:t>
      </w:r>
      <w:r w:rsidR="0013388B" w:rsidRPr="0013388B">
        <w:rPr>
          <w:i/>
          <w:noProof/>
        </w:rPr>
        <w:t>s healthy life expectancy? - Office for National Statistics</w:t>
      </w:r>
      <w:r w:rsidR="0013388B" w:rsidRPr="0013388B">
        <w:rPr>
          <w:noProof/>
        </w:rPr>
        <w:t>, no date)</w:t>
      </w:r>
      <w:r w:rsidR="0013388B">
        <w:fldChar w:fldCharType="end"/>
      </w:r>
    </w:p>
    <w:p w14:paraId="746736A6" w14:textId="7951CFE1" w:rsidR="00756DF9" w:rsidRPr="000E394F" w:rsidRDefault="00731A26" w:rsidP="000E394F">
      <w:pPr>
        <w:pStyle w:val="Heading1"/>
      </w:pPr>
      <w:bookmarkStart w:id="7" w:name="_Toc76680636"/>
      <w:commentRangeStart w:id="8"/>
      <w:r w:rsidRPr="000E394F">
        <w:lastRenderedPageBreak/>
        <w:t xml:space="preserve">Research </w:t>
      </w:r>
      <w:commentRangeEnd w:id="8"/>
      <w:r w:rsidR="0039630A" w:rsidRPr="000E394F">
        <w:rPr>
          <w:rStyle w:val="CommentReference"/>
          <w:sz w:val="32"/>
          <w:szCs w:val="32"/>
        </w:rPr>
        <w:commentReference w:id="8"/>
      </w:r>
      <w:r w:rsidR="005D5011" w:rsidRPr="000E394F">
        <w:t>Question</w:t>
      </w:r>
      <w:bookmarkEnd w:id="7"/>
    </w:p>
    <w:p w14:paraId="10A2BF61" w14:textId="5CBD6A27" w:rsidR="00CF4E99" w:rsidRDefault="0039630A" w:rsidP="00F77491">
      <w:pPr>
        <w:keepNext/>
        <w:keepLines/>
        <w:spacing w:before="40" w:after="0"/>
        <w:ind w:firstLine="720"/>
        <w:jc w:val="both"/>
      </w:pPr>
      <w:r>
        <w:t xml:space="preserve">We research and </w:t>
      </w:r>
      <w:r w:rsidR="0E45919C">
        <w:t xml:space="preserve">develop a novel application in which </w:t>
      </w:r>
      <w:r w:rsidR="005D5011">
        <w:t>an</w:t>
      </w:r>
      <w:r w:rsidR="0E45919C">
        <w:t xml:space="preserve"> effective and suitable machine learning model is designed and developed, so the model can aid to identify if any factors are affecting longevity and, if so, how can we improve life expectancy. </w:t>
      </w:r>
      <w:bookmarkStart w:id="9" w:name="_Toc75778338"/>
      <w:bookmarkStart w:id="10" w:name="_Toc75780625"/>
      <w:bookmarkStart w:id="11" w:name="_Toc75780977"/>
      <w:bookmarkStart w:id="12" w:name="_Toc75781080"/>
      <w:bookmarkStart w:id="13" w:name="_Toc75781690"/>
      <w:bookmarkStart w:id="14" w:name="_Toc75781722"/>
      <w:bookmarkStart w:id="15" w:name="_Toc75781829"/>
      <w:bookmarkStart w:id="16" w:name="_Toc75781866"/>
      <w:bookmarkStart w:id="17" w:name="_Toc75781960"/>
      <w:bookmarkStart w:id="18" w:name="_Toc75782057"/>
      <w:bookmarkStart w:id="19" w:name="_Toc75782129"/>
      <w:bookmarkStart w:id="20" w:name="_Toc75782240"/>
      <w:bookmarkStart w:id="21" w:name="_Toc75782537"/>
      <w:bookmarkStart w:id="22" w:name="_Toc75782668"/>
      <w:bookmarkStart w:id="23" w:name="_Toc75782713"/>
      <w:bookmarkStart w:id="24" w:name="_Toc75782846"/>
      <w:bookmarkStart w:id="25" w:name="_Toc75783010"/>
      <w:bookmarkStart w:id="26" w:name="_Toc75783114"/>
      <w:bookmarkStart w:id="27" w:name="_Toc75783190"/>
      <w:bookmarkStart w:id="28" w:name="_Toc75783311"/>
      <w:bookmarkStart w:id="29" w:name="_Toc75783442"/>
      <w:bookmarkStart w:id="30" w:name="_Toc75783595"/>
      <w:bookmarkStart w:id="31" w:name="_Toc75783802"/>
      <w:bookmarkStart w:id="32" w:name="_Toc75783991"/>
      <w:bookmarkStart w:id="33" w:name="_Toc75784150"/>
      <w:bookmarkStart w:id="34" w:name="_Toc75784308"/>
      <w:bookmarkStart w:id="35" w:name="_Toc75784405"/>
      <w:bookmarkStart w:id="36" w:name="_Toc75784521"/>
      <w:bookmarkStart w:id="37" w:name="_Toc75784764"/>
      <w:bookmarkStart w:id="38" w:name="_Toc75784901"/>
      <w:bookmarkStart w:id="39" w:name="_Toc75784997"/>
      <w:bookmarkStart w:id="40" w:name="_Toc75785229"/>
      <w:bookmarkStart w:id="41" w:name="_Toc75785314"/>
      <w:bookmarkStart w:id="42" w:name="_Toc75785346"/>
      <w:bookmarkStart w:id="43" w:name="_Toc75785541"/>
      <w:bookmarkStart w:id="44" w:name="_Toc75785668"/>
      <w:bookmarkStart w:id="45" w:name="_Toc75785870"/>
      <w:bookmarkStart w:id="46" w:name="_Toc75786040"/>
      <w:bookmarkStart w:id="47" w:name="_Toc75786868"/>
      <w:bookmarkStart w:id="48" w:name="_Toc75860285"/>
      <w:bookmarkStart w:id="49" w:name="_Toc76029212"/>
      <w:bookmarkStart w:id="50" w:name="_Toc76029241"/>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0BD31392" w14:textId="0A6266F2" w:rsidR="004B37E0" w:rsidRPr="00CF4E99" w:rsidRDefault="005D5011" w:rsidP="004D0E2E">
      <w:pPr>
        <w:pStyle w:val="Heading2"/>
      </w:pPr>
      <w:bookmarkStart w:id="51" w:name="_Toc75860286"/>
      <w:bookmarkStart w:id="52" w:name="_Toc76029213"/>
      <w:bookmarkStart w:id="53" w:name="_Toc76029242"/>
      <w:bookmarkStart w:id="54" w:name="_Toc76216741"/>
      <w:bookmarkStart w:id="55" w:name="_Toc76216778"/>
      <w:bookmarkStart w:id="56" w:name="_Toc76216815"/>
      <w:bookmarkStart w:id="57" w:name="_Toc76216858"/>
      <w:bookmarkStart w:id="58" w:name="_Toc76216895"/>
      <w:bookmarkStart w:id="59" w:name="_Toc76216932"/>
      <w:bookmarkStart w:id="60" w:name="_Toc75860287"/>
      <w:bookmarkStart w:id="61" w:name="_Toc76029214"/>
      <w:bookmarkStart w:id="62" w:name="_Toc76029243"/>
      <w:bookmarkStart w:id="63" w:name="_Toc76216742"/>
      <w:bookmarkStart w:id="64" w:name="_Toc76216779"/>
      <w:bookmarkStart w:id="65" w:name="_Toc76216816"/>
      <w:bookmarkStart w:id="66" w:name="_Toc76216859"/>
      <w:bookmarkStart w:id="67" w:name="_Toc76216896"/>
      <w:bookmarkStart w:id="68" w:name="_Toc76216933"/>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commentRangeStart w:id="69"/>
      <w:r w:rsidRPr="001F76AD">
        <w:rPr>
          <w:sz w:val="28"/>
          <w:szCs w:val="28"/>
        </w:rPr>
        <w:t>Research</w:t>
      </w:r>
      <w:r w:rsidRPr="00CF4E99">
        <w:t xml:space="preserve"> </w:t>
      </w:r>
      <w:commentRangeEnd w:id="69"/>
      <w:r w:rsidRPr="00A47178">
        <w:rPr>
          <w:sz w:val="32"/>
          <w:szCs w:val="32"/>
        </w:rPr>
        <w:commentReference w:id="69"/>
      </w:r>
      <w:r w:rsidRPr="001F76AD">
        <w:rPr>
          <w:sz w:val="28"/>
          <w:szCs w:val="28"/>
        </w:rPr>
        <w:t>Focus</w:t>
      </w:r>
    </w:p>
    <w:p w14:paraId="5D0D04DB" w14:textId="796E8266" w:rsidR="00D21EA5" w:rsidRDefault="00D346DB" w:rsidP="00D21EA5">
      <w:pPr>
        <w:ind w:firstLine="360"/>
        <w:jc w:val="both"/>
      </w:pPr>
      <w:r>
        <w:t>I</w:t>
      </w:r>
      <w:r w:rsidR="00093799">
        <w:t>n this study</w:t>
      </w:r>
      <w:r>
        <w:t>, firstly</w:t>
      </w:r>
      <w:r w:rsidR="00DB1028">
        <w:t>,</w:t>
      </w:r>
      <w:r>
        <w:t xml:space="preserve"> we focus on dietary consumption and its relation to the LE. D</w:t>
      </w:r>
      <w:r w:rsidR="00D21EA5">
        <w:t xml:space="preserve">o people who consume </w:t>
      </w:r>
      <w:r w:rsidR="00DB1028">
        <w:t xml:space="preserve">a </w:t>
      </w:r>
      <w:r w:rsidR="00D21EA5">
        <w:t>vegetarian diet have hig</w:t>
      </w:r>
      <w:r w:rsidR="000A0548">
        <w:t>h</w:t>
      </w:r>
      <w:r w:rsidR="00D21EA5">
        <w:t>er longevity comp</w:t>
      </w:r>
      <w:r w:rsidR="00FA282B">
        <w:t>ared to people who consume meat</w:t>
      </w:r>
      <w:r w:rsidR="00D21EA5">
        <w:t>?</w:t>
      </w:r>
      <w:r w:rsidR="005D6B4F">
        <w:t xml:space="preserve"> </w:t>
      </w:r>
      <w:r w:rsidR="00D21EA5">
        <w:t>Secondly, we analyse and identify wh</w:t>
      </w:r>
      <w:r w:rsidR="00093799">
        <w:t>i</w:t>
      </w:r>
      <w:r w:rsidR="00D21EA5">
        <w:t xml:space="preserve">ch countries have higher LE and what factors might </w:t>
      </w:r>
      <w:r w:rsidR="008978CB">
        <w:t>influence achieving</w:t>
      </w:r>
      <w:r w:rsidR="00D21EA5">
        <w:t xml:space="preserve"> higher LE. Is there any similarity amongst the group?</w:t>
      </w:r>
      <w:r w:rsidR="005D6B4F">
        <w:t xml:space="preserve"> </w:t>
      </w:r>
      <w:r w:rsidR="00D21EA5">
        <w:t>F</w:t>
      </w:r>
      <w:r w:rsidR="00093799">
        <w:t>inally</w:t>
      </w:r>
      <w:r w:rsidR="00D21EA5">
        <w:t>, it is evident th</w:t>
      </w:r>
      <w:r w:rsidR="002F47BE">
        <w:t>a</w:t>
      </w:r>
      <w:r w:rsidR="00D21EA5">
        <w:t>t illness</w:t>
      </w:r>
      <w:r w:rsidR="002F47BE">
        <w:t>, diseases</w:t>
      </w:r>
      <w:r w:rsidR="00D21EA5">
        <w:t xml:space="preserve"> are indirectly proportional to human </w:t>
      </w:r>
      <w:r w:rsidR="002F47BE">
        <w:t>longevity</w:t>
      </w:r>
      <w:r w:rsidR="00D21EA5">
        <w:t xml:space="preserve">. </w:t>
      </w:r>
      <w:r w:rsidR="002F47BE">
        <w:t xml:space="preserve">In addition, </w:t>
      </w:r>
      <w:r w:rsidR="00D21EA5">
        <w:t xml:space="preserve">we try to analyse the </w:t>
      </w:r>
      <w:r w:rsidR="00093799">
        <w:t>available</w:t>
      </w:r>
      <w:r w:rsidR="00D21EA5">
        <w:t xml:space="preserve"> data and see if there is any new correlation </w:t>
      </w:r>
      <w:r w:rsidR="002F47BE">
        <w:t xml:space="preserve">that </w:t>
      </w:r>
      <w:r w:rsidR="00D21EA5">
        <w:t xml:space="preserve">can be identified </w:t>
      </w:r>
      <w:r w:rsidR="00D33C0B">
        <w:t>concerning</w:t>
      </w:r>
      <w:r w:rsidR="00D21EA5">
        <w:t xml:space="preserve"> immunisation, </w:t>
      </w:r>
      <w:r w:rsidR="1A61DD5D">
        <w:t>distinct types</w:t>
      </w:r>
      <w:r w:rsidR="00D21EA5">
        <w:t xml:space="preserve"> of </w:t>
      </w:r>
      <w:r w:rsidR="41AED45F">
        <w:t>communicable diseases</w:t>
      </w:r>
      <w:r w:rsidR="00D21EA5">
        <w:t xml:space="preserve">, </w:t>
      </w:r>
      <w:r w:rsidR="18E81AF3">
        <w:t>non-communicable</w:t>
      </w:r>
      <w:r w:rsidR="00D21EA5">
        <w:t xml:space="preserve"> </w:t>
      </w:r>
      <w:r w:rsidR="6E3FCF27">
        <w:t>illnesses,</w:t>
      </w:r>
      <w:r w:rsidR="00D21EA5">
        <w:t xml:space="preserve"> and </w:t>
      </w:r>
      <w:r w:rsidR="008978CB">
        <w:t>a person's longevity</w:t>
      </w:r>
      <w:r w:rsidR="00D21EA5">
        <w:t xml:space="preserve">. </w:t>
      </w:r>
    </w:p>
    <w:p w14:paraId="512301E8" w14:textId="6378758A" w:rsidR="00604611" w:rsidRPr="000E394F" w:rsidRDefault="00001673" w:rsidP="000E394F">
      <w:pPr>
        <w:pStyle w:val="Heading1"/>
      </w:pPr>
      <w:bookmarkStart w:id="70" w:name="_Toc76680637"/>
      <w:r w:rsidRPr="000E394F">
        <w:t>Literature Review</w:t>
      </w:r>
      <w:bookmarkEnd w:id="70"/>
      <w:r w:rsidR="00962428" w:rsidRPr="000E394F">
        <w:t xml:space="preserve"> </w:t>
      </w:r>
    </w:p>
    <w:p w14:paraId="7E665A59" w14:textId="19811C06" w:rsidR="000D1A48" w:rsidRPr="000D1A48" w:rsidRDefault="0044315C" w:rsidP="00D10C4F">
      <w:pPr>
        <w:ind w:firstLine="360"/>
        <w:jc w:val="both"/>
      </w:pPr>
      <w:commentRangeStart w:id="71"/>
      <w:commentRangeEnd w:id="71"/>
      <w:r>
        <w:rPr>
          <w:rStyle w:val="CommentReference"/>
        </w:rPr>
        <w:commentReference w:id="71"/>
      </w:r>
      <w:r w:rsidR="00F93854">
        <w:t>Mortality study in social science has a long history, beginning with a focus on the problems of urbanisation and the misery of urban populations.</w:t>
      </w:r>
      <w:r w:rsidR="007C651F">
        <w:t xml:space="preserve"> Aaron's research on longevity and mortality began with life expectancy at birth and progressed to total mortality.</w:t>
      </w:r>
      <w:r w:rsidR="00D33C0B">
        <w:t xml:space="preserve"> </w:t>
      </w:r>
      <w:r>
        <w:fldChar w:fldCharType="begin" w:fldLock="1"/>
      </w:r>
      <w:r>
        <w:instrText>ADDIN CSL_CITATION {"citationItems":[{"id":"ITEM-1","itemData":{"abstract":"recalling what happened when an \"unsinkable\" transAtlantic luxury liner, the Titanic, rammed an iceberg on her maiden voyage in 1912. .. The official casualty lists showed that only 4 first class female passengers (3 voluntarily chose to stay on the ship) of a total of 143 were lost. Among the second class passengers, 15 of 93 females drowned; and among the third class, 81 of 179 female passengers went down with the ship.1 Death is the final lot of all living beings. But, as the tragic experience of the Titanic passengers dramatically illustrates, the time at which one dies is related to one's class. The intent of this paper is to examine the evidence which bears upon the closeness of this relationship , ranging as far back as the data will allow. It will first focus on the question of life expectancy at birth, and subsequently turn to that of overall mortality. STUDIES OF LIFE EXPECTANCY The average infant born today in the Western world can look forward , barring unforeseen events and radical changes in present trends, to a life span of about 70 years. That this has not always been the case for the human infant-and still is not for by far most infants born today-is well known. Whatever the situation prior to the era of recorded history, for the greater part of this era, that is, 31","author":[{"dropping-particle":"","family":"Antonovsky","given":"Aaron","non-dropping-particle":"","parse-names":false,"suffix":""}],"id":"ITEM-1","issued":{"date-parts":[["0"]]},"title":"SOCIAL CLASS, LIFE EXPECTANCY AND OVERALL MORTALITY","type":"report"},"uris":["http://www.mendeley.com/documents/?uuid=6ceed256-d5ae-3457-ae20-4f43930361dc"]}],"mendeley":{"formattedCitation":"(Antonovsky, no date)","plainTextFormattedCitation":"(Antonovsky, no date)","previouslyFormattedCitation":"(Antonovsky, no date)"},"properties":{"noteIndex":0},"schema":"https://github.com/citation-style-language/schema/raw/master/csl-citation.json"}</w:instrText>
      </w:r>
      <w:r>
        <w:fldChar w:fldCharType="separate"/>
      </w:r>
      <w:r w:rsidR="00C84A8E" w:rsidRPr="11887289">
        <w:rPr>
          <w:noProof/>
        </w:rPr>
        <w:t>(Antonovsky, no date)</w:t>
      </w:r>
      <w:r>
        <w:fldChar w:fldCharType="end"/>
      </w:r>
      <w:r w:rsidR="00F47DC5">
        <w:t xml:space="preserve"> This approach began during an age when infectious diseases were widespread, and it was accompanied by the implementation of public health measures to minimise mortality. The leading causes of death have moved over time to chronic illnesses, which develop over a lifetime rather than a few days, and have different origins than infectious diseases.</w:t>
      </w:r>
      <w:r w:rsidR="000B76CE">
        <w:t xml:space="preserve"> Current population assessments of mortality trends and variations give insight into the </w:t>
      </w:r>
      <w:r w:rsidR="00277EFF">
        <w:t>P</w:t>
      </w:r>
      <w:r w:rsidR="000B76CE">
        <w:t>opulation's changing well-being and its diverse subgroups</w:t>
      </w:r>
      <w:r w:rsidR="00D33C0B">
        <w:t xml:space="preserve"> and alter</w:t>
      </w:r>
      <w:r w:rsidR="000B76CE">
        <w:t xml:space="preserve"> causes of death and strategies to reduce excess mortality.</w:t>
      </w:r>
      <w:r w:rsidR="00D33C0B">
        <w:t xml:space="preserve"> </w:t>
      </w:r>
      <w:r>
        <w:fldChar w:fldCharType="begin" w:fldLock="1"/>
      </w:r>
      <w:r>
        <w:instrText>ADDIN CSL_CITATION {"citationItems":[{"id":"ITEM-1","itemData":{"DOI":"10.1146/annurev-soc-073117-041351","ISSN":"03600572","abstract":"Life expectancy has long been seen as an indicator of the quality of life as well as the health of a population. Recent trends in US life expectancy show growing inequality in life expectancy for some socioeconomic and geographic groupings but diminishing inequality by race and gender. For example, while African Americans had gains in life expectancy, non-Hispanic white women with low levels of education experienced drops. Overall, the United States continues to fall behind other countries in terms of life expectancy. One reason is our growing mortality in midlife from so-called deaths of despair. Public health programs cannot eliminate these adverse trends if they are not also accompanied by social policies supporting economic opportunity for US families.","author":[{"dropping-particle":"","family":"Crimmins","given":"Eileen M.","non-dropping-particle":"","parse-names":false,"suffix":""},{"dropping-particle":"","family":"Zhang","given":"Yuan S.","non-dropping-particle":"","parse-names":false,"suffix":""}],"container-title":"Annual Review of Sociology","id":"ITEM-1","issued":{"date-parts":[["2019","7","30"]]},"page":"69-89","publisher":"Annual Reviews Inc.","title":"Aging Populations, Mortality, and Life Expectancy","type":"article-journal","volume":"45"},"uris":["http://www.mendeley.com/documents/?uuid=29cb91d5-1aec-3528-8ed9-ade9761b04ab"]}],"mendeley":{"formattedCitation":"(Crimmins and Zhang, 2019)","plainTextFormattedCitation":"(Crimmins and Zhang, 2019)","previouslyFormattedCitation":"(Crimmins and Zhang, 2019)"},"properties":{"noteIndex":0},"schema":"https://github.com/citation-style-language/schema/raw/master/csl-citation.json"}</w:instrText>
      </w:r>
      <w:r>
        <w:fldChar w:fldCharType="separate"/>
      </w:r>
      <w:r w:rsidR="00F25D6C" w:rsidRPr="11887289">
        <w:rPr>
          <w:noProof/>
        </w:rPr>
        <w:t>(Crimmins and Zhang, 2019)</w:t>
      </w:r>
      <w:r>
        <w:fldChar w:fldCharType="end"/>
      </w:r>
      <w:r w:rsidR="42A8964A">
        <w:t>. Life</w:t>
      </w:r>
      <w:r w:rsidR="00793F98">
        <w:t xml:space="preserve"> expectancy is a more intuitive measure of death than mortality rates and is a </w:t>
      </w:r>
      <w:r w:rsidR="00D33C0B">
        <w:t>valuable</w:t>
      </w:r>
      <w:r w:rsidR="00793F98">
        <w:t xml:space="preserve"> and </w:t>
      </w:r>
      <w:r w:rsidR="00705061">
        <w:t>essential</w:t>
      </w:r>
      <w:r w:rsidR="00793F98">
        <w:t xml:space="preserve"> summary measure of mortality</w:t>
      </w:r>
      <w:r w:rsidR="00432369">
        <w:t>.</w:t>
      </w:r>
      <w:r w:rsidR="00705061">
        <w:t xml:space="preserve"> </w:t>
      </w:r>
      <w:r>
        <w:fldChar w:fldCharType="begin" w:fldLock="1"/>
      </w:r>
      <w:r>
        <w:instrText>ADDIN CSL_CITATION {"citationItems":[{"id":"ITEM-1","itemData":{"DOI":"10.1093/eurpub/ckm024","ISSN":"11011262","PMID":"17403787","abstract":"Background: Between 1962 and 2002 the average life expectancy in Germany has increased from 67.1 years to 75.6 years in men and from 72.7 years to 81.3 in women. Methods: The cumulative and annual contributions of different age- and disease-groups on life expectancy were calculated using Pollard's actuarial method of decomposing mortality rates. Mortality data were provided by the German Statistical Office. Results: Considering the cumulative contribution over the period of 40 years, the largest contributions came from persons with at least 65 years of age (2.9 years in men and 4.0 years in women). Reductions in cardiovascular disease mortality had the greatest cumulative impact on life expectancy (2.7 years in men and 3.0 years in women). The contribution from reduced cancer mortality on life expectancy was substantially lower (0.6 and 0.9 years, respectively). The annual contributions of several disease-groups varied considerably over time. The positive contribution from cardiovascular diseases started only after 1970, and in men it became solid only after 1980. Regarding malignant neoplasms, the largest cumulative contribution came from stomach cancer (0.4 in both sexes). The annual analyses showed increasing contributions from reduced cancer mortality after 1990. These were strongly influenced by lung, stomach, prostate and colorectal cancer in men, and by breast, colorectal and stomach cancer in women. Conclusions: While life expectancy has increased by about 2.2 years per decade the observed variations in the age- and disease-specific contributions over time have implications for future health care planning and prevention strategies. © The Author 2007. Published by Oxford University Press on behalf of the European Public Health Association. All rights reserved.","author":[{"dropping-particle":"","family":"Klenk","given":"Jochen","non-dropping-particle":"","parse-names":false,"suffix":""},{"dropping-particle":"","family":"Rapp","given":"Kilian","non-dropping-particle":"","parse-names":false,"suffix":""},{"dropping-particle":"","family":"Büchele","given":"Gisela","non-dropping-particle":"","parse-names":false,"suffix":""},{"dropping-particle":"","family":"Keil","given":"Ulrich","non-dropping-particle":"","parse-names":false,"suffix":""},{"dropping-particle":"","family":"Weiland","given":"Stephan K.","non-dropping-particle":"","parse-names":false,"suffix":""}],"container-title":"European Journal of Public Health","id":"ITEM-1","issue":"6","issued":{"date-parts":[["2007","12"]]},"page":"587-592","title":"Increasing life expectancy in Germany: Quantitative contributions from changes in age- and disease-specific mortality","type":"article-journal","volume":"17"},"uris":["http://www.mendeley.com/documents/?uuid=6693184b-1989-34d3-9652-d6be832796fa"]}],"mendeley":{"formattedCitation":"(Klenk &lt;i&gt;et al.&lt;/i&gt;, 2007)","plainTextFormattedCitation":"(Klenk et al., 2007)","previouslyFormattedCitation":"(Klenk &lt;i&gt;et al.&lt;/i&gt;, 2007)"},"properties":{"noteIndex":0},"schema":"https://github.com/citation-style-language/schema/raw/master/csl-citation.json"}</w:instrText>
      </w:r>
      <w:r>
        <w:fldChar w:fldCharType="separate"/>
      </w:r>
      <w:r w:rsidR="00821842" w:rsidRPr="11887289">
        <w:rPr>
          <w:noProof/>
        </w:rPr>
        <w:t xml:space="preserve">(Klenk </w:t>
      </w:r>
      <w:r w:rsidR="00821842" w:rsidRPr="11887289">
        <w:rPr>
          <w:i/>
          <w:iCs/>
          <w:noProof/>
        </w:rPr>
        <w:t>et al.</w:t>
      </w:r>
      <w:r w:rsidR="00821842" w:rsidRPr="11887289">
        <w:rPr>
          <w:noProof/>
        </w:rPr>
        <w:t>, 2007)</w:t>
      </w:r>
      <w:r>
        <w:fldChar w:fldCharType="end"/>
      </w:r>
      <w:r w:rsidR="002834AC">
        <w:t xml:space="preserve"> </w:t>
      </w:r>
      <w:r w:rsidR="00793F98">
        <w:t xml:space="preserve">Life expectancy is a more intuitive measure of death than mortality rates and is a </w:t>
      </w:r>
      <w:r w:rsidR="00705061">
        <w:t>valuable</w:t>
      </w:r>
      <w:r w:rsidR="00793F98">
        <w:t xml:space="preserve"> and </w:t>
      </w:r>
      <w:r w:rsidR="00705061">
        <w:t>vital</w:t>
      </w:r>
      <w:r w:rsidR="00793F98">
        <w:t xml:space="preserve"> summary measure of mortality</w:t>
      </w:r>
      <w:r w:rsidR="00432369">
        <w:t>.</w:t>
      </w:r>
      <w:r w:rsidR="00A64ACB">
        <w:t xml:space="preserve"> </w:t>
      </w:r>
      <w:r>
        <w:fldChar w:fldCharType="begin" w:fldLock="1"/>
      </w:r>
      <w:r>
        <w:instrText>ADDIN CSL_CITATION {"citationItems":[{"id":"ITEM-1","itemData":{"DOI":"10.1093/eurpub/ckm024","ISSN":"11011262","PMID":"17403787","abstract":"Background: Between 1962 and 2002 the average life expectancy in Germany has increased from 67.1 years to 75.6 years in men and from 72.7 years to 81.3 in women. Methods: The cumulative and annual contributions of different age- and disease-groups on life expectancy were calculated using Pollard's actuarial method of decomposing mortality rates. Mortality data were provided by the German Statistical Office. Results: Considering the cumulative contribution over the period of 40 years, the largest contributions came from persons with at least 65 years of age (2.9 years in men and 4.0 years in women). Reductions in cardiovascular disease mortality had the greatest cumulative impact on life expectancy (2.7 years in men and 3.0 years in women). The contribution from reduced cancer mortality on life expectancy was substantially lower (0.6 and 0.9 years, respectively). The annual contributions of several disease-groups varied considerably over time. The positive contribution from cardiovascular diseases started only after 1970, and in men it became solid only after 1980. Regarding malignant neoplasms, the largest cumulative contribution came from stomach cancer (0.4 in both sexes). The annual analyses showed increasing contributions from reduced cancer mortality after 1990. These were strongly influenced by lung, stomach, prostate and colorectal cancer in men, and by breast, colorectal and stomach cancer in women. Conclusions: While life expectancy has increased by about 2.2 years per decade the observed variations in the age- and disease-specific contributions over time have implications for future health care planning and prevention strategies. © The Author 2007. Published by Oxford University Press on behalf of the European Public Health Association. All rights reserved.","author":[{"dropping-particle":"","family":"Klenk","given":"Jochen","non-dropping-particle":"","parse-names":false,"suffix":""},{"dropping-particle":"","family":"Rapp","given":"Kilian","non-dropping-particle":"","parse-names":false,"suffix":""},{"dropping-particle":"","family":"Büchele","given":"Gisela","non-dropping-particle":"","parse-names":false,"suffix":""},{"dropping-particle":"","family":"Keil","given":"Ulrich","non-dropping-particle":"","parse-names":false,"suffix":""},{"dropping-particle":"","family":"Weiland","given":"Stephan K.","non-dropping-particle":"","parse-names":false,"suffix":""}],"container-title":"European Journal of Public Health","id":"ITEM-1","issue":"6","issued":{"date-parts":[["2007","12"]]},"page":"587-592","title":"Increasing life expectancy in Germany: Quantitative contributions from changes in age- and disease-specific mortality","type":"article-journal","volume":"17"},"uris":["http://www.mendeley.com/documents/?uuid=6693184b-1989-34d3-9652-d6be832796fa"]}],"mendeley":{"formattedCitation":"(Klenk &lt;i&gt;et al.&lt;/i&gt;, 2007)","plainTextFormattedCitation":"(Klenk et al., 2007)","previouslyFormattedCitation":"(Klenk &lt;i&gt;et al.&lt;/i&gt;, 2007)"},"properties":{"noteIndex":0},"schema":"https://github.com/citation-style-language/schema/raw/master/csl-citation.json"}</w:instrText>
      </w:r>
      <w:r>
        <w:fldChar w:fldCharType="separate"/>
      </w:r>
      <w:r w:rsidR="00821842" w:rsidRPr="11887289">
        <w:rPr>
          <w:noProof/>
        </w:rPr>
        <w:t xml:space="preserve">(Klenk </w:t>
      </w:r>
      <w:r w:rsidR="00821842" w:rsidRPr="11887289">
        <w:rPr>
          <w:i/>
          <w:iCs/>
          <w:noProof/>
        </w:rPr>
        <w:t>et al.</w:t>
      </w:r>
      <w:r w:rsidR="00821842" w:rsidRPr="11887289">
        <w:rPr>
          <w:noProof/>
        </w:rPr>
        <w:t>, 2007)</w:t>
      </w:r>
      <w:r>
        <w:fldChar w:fldCharType="end"/>
      </w:r>
      <w:r w:rsidR="002834AC">
        <w:t xml:space="preserve"> </w:t>
      </w:r>
      <w:r>
        <w:fldChar w:fldCharType="begin" w:fldLock="1"/>
      </w:r>
      <w:r>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fldChar w:fldCharType="separate"/>
      </w:r>
      <w:r w:rsidR="00B46824" w:rsidRPr="11887289">
        <w:rPr>
          <w:noProof/>
        </w:rPr>
        <w:t>(Miladinov, 2020)</w:t>
      </w:r>
      <w:r>
        <w:fldChar w:fldCharType="end"/>
      </w:r>
      <w:r w:rsidR="00D10C4F">
        <w:t>.</w:t>
      </w:r>
    </w:p>
    <w:p w14:paraId="7D482B42" w14:textId="08EFFE7E" w:rsidR="00F06DEB" w:rsidRDefault="52B675D6" w:rsidP="00D10C4F">
      <w:pPr>
        <w:ind w:firstLine="360"/>
        <w:jc w:val="both"/>
      </w:pPr>
      <w:commentRangeStart w:id="72"/>
      <w:r>
        <w:t>Several</w:t>
      </w:r>
      <w:commentRangeEnd w:id="72"/>
      <w:r w:rsidR="00F07ABF">
        <w:rPr>
          <w:rStyle w:val="CommentReference"/>
        </w:rPr>
        <w:commentReference w:id="72"/>
      </w:r>
      <w:r w:rsidR="00F07ABF">
        <w:t xml:space="preserve"> studies and models have been developed and implemented </w:t>
      </w:r>
      <w:r w:rsidR="00405AD2">
        <w:t xml:space="preserve">to observe and understand the influence of LE on socioeconomic </w:t>
      </w:r>
      <w:r w:rsidR="00CB0D38">
        <w:t xml:space="preserve">and social </w:t>
      </w:r>
      <w:r w:rsidR="7D3F1F71">
        <w:t>factors.</w:t>
      </w:r>
      <w:r w:rsidR="00CB0D38">
        <w:t xml:space="preserve"> </w:t>
      </w:r>
      <w:r w:rsidR="009D0BB4">
        <w:t xml:space="preserve">The research conducted </w:t>
      </w:r>
      <w:r w:rsidR="00A6589F">
        <w:t xml:space="preserve">by Boucekkine in </w:t>
      </w:r>
      <w:commentRangeStart w:id="73"/>
      <w:r w:rsidR="00A6589F">
        <w:t xml:space="preserve">2003 </w:t>
      </w:r>
      <w:commentRangeEnd w:id="73"/>
      <w:r w:rsidR="00F07ABF">
        <w:rPr>
          <w:rStyle w:val="CommentReference"/>
        </w:rPr>
        <w:commentReference w:id="73"/>
      </w:r>
      <w:r w:rsidR="00A6589F">
        <w:t xml:space="preserve">indicated that the rise in education and literacy </w:t>
      </w:r>
      <w:r w:rsidR="00112333">
        <w:t xml:space="preserve">caused </w:t>
      </w:r>
      <w:r w:rsidR="00662249">
        <w:t>an increase in the</w:t>
      </w:r>
      <w:r w:rsidR="00112333">
        <w:t xml:space="preserve"> LE</w:t>
      </w:r>
      <w:r w:rsidR="00A64ACB">
        <w:t>,</w:t>
      </w:r>
      <w:r w:rsidR="00112333">
        <w:t xml:space="preserve"> and the improvement in human capital </w:t>
      </w:r>
      <w:r w:rsidR="00B73819">
        <w:t>ha</w:t>
      </w:r>
      <w:r w:rsidR="00D86721">
        <w:t xml:space="preserve">s pushed the </w:t>
      </w:r>
      <w:r w:rsidR="00277EFF">
        <w:t>P</w:t>
      </w:r>
      <w:r w:rsidR="00D86721">
        <w:t>opulation's growth rate</w:t>
      </w:r>
      <w:r w:rsidR="00B73819">
        <w:t xml:space="preserve"> to higher limits by the end of </w:t>
      </w:r>
      <w:r w:rsidR="00662249">
        <w:t xml:space="preserve">the </w:t>
      </w:r>
      <w:r w:rsidR="00B73819">
        <w:t xml:space="preserve">Industrial revolution. </w:t>
      </w:r>
      <w:r w:rsidR="00823EDC">
        <w:t>A</w:t>
      </w:r>
      <w:r w:rsidR="008C035D">
        <w:t xml:space="preserve">dult mortality </w:t>
      </w:r>
      <w:r w:rsidR="00662249">
        <w:t>at</w:t>
      </w:r>
      <w:r w:rsidR="008C035D">
        <w:t xml:space="preserve"> the end of </w:t>
      </w:r>
      <w:r w:rsidR="00D86721">
        <w:t xml:space="preserve">the </w:t>
      </w:r>
      <w:r w:rsidR="00876447">
        <w:t>17</w:t>
      </w:r>
      <w:r w:rsidR="00876447" w:rsidRPr="11887289">
        <w:rPr>
          <w:vertAlign w:val="superscript"/>
        </w:rPr>
        <w:t>th</w:t>
      </w:r>
      <w:r w:rsidR="00876447">
        <w:t xml:space="preserve"> century and </w:t>
      </w:r>
      <w:r w:rsidR="009A2036">
        <w:t xml:space="preserve">the </w:t>
      </w:r>
      <w:r w:rsidR="00876447">
        <w:t xml:space="preserve">beginning of </w:t>
      </w:r>
      <w:r w:rsidR="00823EDC">
        <w:t xml:space="preserve">the </w:t>
      </w:r>
      <w:r w:rsidR="00876447">
        <w:t>18</w:t>
      </w:r>
      <w:r w:rsidR="00876447" w:rsidRPr="11887289">
        <w:rPr>
          <w:vertAlign w:val="superscript"/>
        </w:rPr>
        <w:t>th</w:t>
      </w:r>
      <w:r w:rsidR="00876447">
        <w:t xml:space="preserve"> century has significantly increased</w:t>
      </w:r>
      <w:r w:rsidR="00C426C2">
        <w:t xml:space="preserve"> by 70%</w:t>
      </w:r>
      <w:r w:rsidR="00876447">
        <w:t xml:space="preserve">. </w:t>
      </w:r>
      <w:r w:rsidR="00F07ABF">
        <w:fldChar w:fldCharType="begin" w:fldLock="1"/>
      </w:r>
      <w:r w:rsidR="00F07ABF">
        <w:instrText>ADDIN CSL_CITATION {"citationItems":[{"id":"ITEM-1","itemData":{"author":[{"dropping-particle":"","family":"Boucekkine","given":"Raouf","non-dropping-particle":"","parse-names":false,"suffix":""},{"dropping-particle":"","family":"La Croix","given":"David","non-dropping-particle":"De","parse-names":false,"suffix":""},{"dropping-particle":"","family":"Licandro","given":"Omar","non-dropping-particle":"","parse-names":false,"suffix":""}],"container-title":"Source: The Scandinavian Journal of Economics","id":"ITEM-1","issue":"3","issued":{"date-parts":[["2003"]]},"number-of-pages":"401-418","title":"Early Mortality Declines at the Dawn of Modern Growth","type":"report","volume":"105"},"uris":["http://www.mendeley.com/documents/?uuid=cf7d467d-ef50-3ffa-b323-b5b1a362e85f"]}],"mendeley":{"formattedCitation":"(Boucekkine, De La Croix and Licandro, 2003)","plainTextFormattedCitation":"(Boucekkine, De La Croix and Licandro, 2003)","previouslyFormattedCitation":"(Boucekkine, De La Croix and Licandro, 2003)"},"properties":{"noteIndex":0},"schema":"https://github.com/citation-style-language/schema/raw/master/csl-citation.json"}</w:instrText>
      </w:r>
      <w:r w:rsidR="00F07ABF">
        <w:fldChar w:fldCharType="separate"/>
      </w:r>
      <w:r w:rsidR="00D740A5" w:rsidRPr="11887289">
        <w:rPr>
          <w:noProof/>
        </w:rPr>
        <w:t>(Boucekkine, De La Croix and Licandro, 2003)</w:t>
      </w:r>
      <w:r w:rsidR="00F07ABF">
        <w:fldChar w:fldCharType="end"/>
      </w:r>
      <w:r w:rsidR="005567EF">
        <w:t xml:space="preserve"> </w:t>
      </w:r>
      <w:r w:rsidR="00F07ABF">
        <w:fldChar w:fldCharType="begin" w:fldLock="1"/>
      </w:r>
      <w:r w:rsidR="00F07ABF">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rsidR="00F07ABF">
        <w:fldChar w:fldCharType="separate"/>
      </w:r>
      <w:r w:rsidR="005567EF" w:rsidRPr="11887289">
        <w:rPr>
          <w:noProof/>
        </w:rPr>
        <w:t>(Miladinov, 2020)</w:t>
      </w:r>
      <w:r w:rsidR="00F07ABF">
        <w:fldChar w:fldCharType="end"/>
      </w:r>
      <w:r w:rsidR="00A16238">
        <w:t>.</w:t>
      </w:r>
      <w:r w:rsidR="005302F0">
        <w:t xml:space="preserve"> Mortality is also affected by the economic </w:t>
      </w:r>
      <w:r w:rsidR="4D7670C6">
        <w:t>conditions,</w:t>
      </w:r>
      <w:r w:rsidR="005302F0">
        <w:t xml:space="preserve"> food supply </w:t>
      </w:r>
      <w:r w:rsidR="00763475">
        <w:t xml:space="preserve">and other living standards shelter, living </w:t>
      </w:r>
      <w:r w:rsidR="2BFBCEA5">
        <w:t>space.</w:t>
      </w:r>
      <w:r w:rsidR="00763475">
        <w:t xml:space="preserve"> </w:t>
      </w:r>
      <w:r w:rsidR="29F09C3B">
        <w:t>Evidence</w:t>
      </w:r>
      <w:r w:rsidR="00FA35F0">
        <w:t xml:space="preserve"> has been collected and analysed by </w:t>
      </w:r>
      <w:r w:rsidR="00F211CB">
        <w:t>Shamuel H. Preston</w:t>
      </w:r>
      <w:r w:rsidR="00FA35F0">
        <w:t xml:space="preserve"> in 2003</w:t>
      </w:r>
      <w:r w:rsidR="00823EDC">
        <w:t>,</w:t>
      </w:r>
      <w:r w:rsidR="00FA35F0">
        <w:t xml:space="preserve"> </w:t>
      </w:r>
      <w:r w:rsidR="00A82290">
        <w:t xml:space="preserve">which indicates </w:t>
      </w:r>
      <w:r w:rsidR="00672BFF">
        <w:t xml:space="preserve">that </w:t>
      </w:r>
      <w:r w:rsidR="00A4346C">
        <w:t xml:space="preserve">national LE is </w:t>
      </w:r>
      <w:r w:rsidR="6235C9C0">
        <w:t>strongly</w:t>
      </w:r>
      <w:r w:rsidR="00A4346C">
        <w:t xml:space="preserve"> related </w:t>
      </w:r>
      <w:r w:rsidR="00823EDC">
        <w:t>to</w:t>
      </w:r>
      <w:r w:rsidR="00A4346C">
        <w:t xml:space="preserve"> the </w:t>
      </w:r>
      <w:r w:rsidR="00F211CB">
        <w:t xml:space="preserve">national per head income. </w:t>
      </w:r>
      <w:r w:rsidR="00F07ABF">
        <w:fldChar w:fldCharType="begin" w:fldLock="1"/>
      </w:r>
      <w:r w:rsidR="00F07ABF">
        <w:instrText>ADDIN CSL_CITATION {"citationItems":[{"id":"ITEM-1","itemData":{"DOI":"10.2307/2173509","ISSN":"00429686","PMID":"14758412","author":[{"dropping-particle":"","family":"Preston","given":"Samuel H.","non-dropping-particle":"","parse-names":false,"suffix":""}],"container-title":"Bulletin of the World Health Organization","id":"ITEM-1","issue":"11","issued":{"date-parts":[["2003"]]},"page":"833-841","title":"The changing relation between mortality and level of economic development. 1975.","type":"article-journal","volume":"81"},"uris":["http://www.mendeley.com/documents/?uuid=16ad45f5-17e2-3848-8be9-c88b6ae338ca"]}],"mendeley":{"formattedCitation":"(Preston, 2003)","plainTextFormattedCitation":"(Preston, 2003)","previouslyFormattedCitation":"(Preston, 2003)"},"properties":{"noteIndex":0},"schema":"https://github.com/citation-style-language/schema/raw/master/csl-citation.json"}</w:instrText>
      </w:r>
      <w:r w:rsidR="00F07ABF">
        <w:fldChar w:fldCharType="separate"/>
      </w:r>
      <w:r w:rsidR="00C71577" w:rsidRPr="11887289">
        <w:rPr>
          <w:noProof/>
        </w:rPr>
        <w:t>(Preston, 2003)</w:t>
      </w:r>
      <w:r w:rsidR="00F07ABF">
        <w:fldChar w:fldCharType="end"/>
      </w:r>
    </w:p>
    <w:p w14:paraId="5F4502AA" w14:textId="2EBB02B9" w:rsidR="00D133D1" w:rsidRDefault="00410B8D" w:rsidP="00E20D5D">
      <w:pPr>
        <w:ind w:firstLine="360"/>
        <w:jc w:val="both"/>
      </w:pPr>
      <w:commentRangeStart w:id="74"/>
      <w:r>
        <w:t xml:space="preserve">Global </w:t>
      </w:r>
      <w:commentRangeEnd w:id="74"/>
      <w:r w:rsidR="009505DF">
        <w:commentReference w:id="74"/>
      </w:r>
      <w:r>
        <w:t xml:space="preserve">life expectancy is increasing every year in every </w:t>
      </w:r>
      <w:r w:rsidR="00277EFF">
        <w:t>c</w:t>
      </w:r>
      <w:r>
        <w:t xml:space="preserve">ountry around the world. </w:t>
      </w:r>
      <w:r w:rsidR="00672BFF">
        <w:t>According to estimates, LE at birth increased in a curved pattern from around 28.5 years in 1800 to about 66.6 years in 2001</w:t>
      </w:r>
      <w:r w:rsidR="00655DE3" w:rsidRPr="00655DE3">
        <w:t xml:space="preserve">. Before the 1920s, about 30 nations began making persistent improvements in survival, and worldwide life expectancy grew steadily until 1913, but the difference between the </w:t>
      </w:r>
      <w:r w:rsidR="00672BFF">
        <w:t>most excellen</w:t>
      </w:r>
      <w:r w:rsidR="00655DE3" w:rsidRPr="00655DE3">
        <w:t>t and lowest regional life expectancies widened dramatically, culminating about 1950</w:t>
      </w:r>
      <w:r w:rsidR="00672BFF">
        <w:t>.</w:t>
      </w:r>
      <w:r w:rsidR="0067486A">
        <w:t xml:space="preserve"> </w:t>
      </w:r>
      <w:r w:rsidR="0067486A" w:rsidRPr="0067486A">
        <w:t>During much of the twentieth century, gains were quick and generally shared, until around 1990, when the consequences of HIV/AIDS, in particular, widened the gap between nations and areas with the lowest and greatest life expectancy.</w:t>
      </w:r>
      <w:r w:rsidR="00672BFF">
        <w:t xml:space="preserve"> </w:t>
      </w:r>
      <w:r w:rsidR="00D43F65">
        <w:fldChar w:fldCharType="begin" w:fldLock="1"/>
      </w:r>
      <w:r w:rsidR="00945BB0">
        <w:instrText>ADDIN CSL_CITATION {"citationItems":[{"id":"ITEM-1","itemData":{"DOI":"10.1111/j.1728-4457.2005.00083.x","ISSN":"00987921","abstract":"Historians and demographers have gone to considerable trouble to reconstruct life expectancy in the past in individual countries. This overview collects information from a large body of that work and links estimates for historical populations to those provided by the United Nations, the World Bank, and other sources for 1950-2001. The result is a picture of regional and global life expectancy at birth for selected years from 1800 to 2001. The bibliography of more than 700 sources is published separately on the web. © 2005 The Population Council, Inc.","author":[{"dropping-particle":"","family":"Riley","given":"James C.","non-dropping-particle":"","parse-names":false,"suffix":""}],"container-title":"Population and Development Review","id":"ITEM-1","issue":"3","issued":{"date-parts":[["2005","9"]]},"page":"537-543","title":"Estimates of regional and global life expectancy, 1800-2001","type":"article-journal","volume":"31"},"uris":["http://www.mendeley.com/documents/?uuid=fce5c747-0b51-3ff2-a1a7-b5269e609f96"]}],"mendeley":{"formattedCitation":"(Riley, 2005)","plainTextFormattedCitation":"(Riley, 2005)","previouslyFormattedCitation":"(Riley, 2005)"},"properties":{"noteIndex":0},"schema":"https://github.com/citation-style-language/schema/raw/master/csl-citation.json"}</w:instrText>
      </w:r>
      <w:r w:rsidR="00D43F65">
        <w:fldChar w:fldCharType="separate"/>
      </w:r>
      <w:r w:rsidR="00D43F65" w:rsidRPr="00D43F65">
        <w:rPr>
          <w:noProof/>
        </w:rPr>
        <w:t>(Riley, 2005)</w:t>
      </w:r>
      <w:r w:rsidR="00D43F65">
        <w:fldChar w:fldCharType="end"/>
      </w:r>
      <w:r w:rsidR="008A37E6">
        <w:t xml:space="preserve">. </w:t>
      </w:r>
      <w:r w:rsidR="0045686A">
        <w:t>An i</w:t>
      </w:r>
      <w:r w:rsidR="008A37E6">
        <w:t xml:space="preserve">ncrease in LE </w:t>
      </w:r>
      <w:r w:rsidR="0BE9542D">
        <w:t>increases</w:t>
      </w:r>
      <w:r w:rsidR="008A37E6">
        <w:t xml:space="preserve"> </w:t>
      </w:r>
      <w:r w:rsidR="0045686A">
        <w:t xml:space="preserve">the </w:t>
      </w:r>
      <w:r w:rsidR="00277EFF">
        <w:t>C</w:t>
      </w:r>
      <w:r w:rsidR="05F4B4BA">
        <w:t>ountry's</w:t>
      </w:r>
      <w:r w:rsidR="008A37E6">
        <w:t xml:space="preserve"> </w:t>
      </w:r>
      <w:r w:rsidR="00277EFF">
        <w:t>P</w:t>
      </w:r>
      <w:r w:rsidR="008A37E6">
        <w:t xml:space="preserve">opulation </w:t>
      </w:r>
      <w:r w:rsidR="00840117">
        <w:t>until the onset of demographic transition</w:t>
      </w:r>
      <w:r w:rsidR="0045686A">
        <w:t xml:space="preserve">, which reduces per capita income, but this increases per capita </w:t>
      </w:r>
      <w:r w:rsidR="0045686A">
        <w:lastRenderedPageBreak/>
        <w:t>income after the transition</w:t>
      </w:r>
      <w:r w:rsidR="006644A8">
        <w:t>.</w:t>
      </w:r>
      <w:r w:rsidR="006644A8" w:rsidRPr="004B6C2A">
        <w:t xml:space="preserve"> </w:t>
      </w:r>
      <w:r w:rsidR="002663AD" w:rsidRPr="004B6C2A">
        <w:t xml:space="preserve">In recent </w:t>
      </w:r>
      <w:proofErr w:type="gramStart"/>
      <w:r w:rsidR="002663AD" w:rsidRPr="004B6C2A">
        <w:t>decades</w:t>
      </w:r>
      <w:proofErr w:type="gramEnd"/>
      <w:r w:rsidR="002663AD" w:rsidRPr="004B6C2A">
        <w:t xml:space="preserve"> most </w:t>
      </w:r>
      <w:r w:rsidR="0EE8768E" w:rsidRPr="004B6C2A">
        <w:t>countries have made progress towards a demographic transition</w:t>
      </w:r>
      <w:r w:rsidR="00D133D1">
        <w:t>.</w:t>
      </w:r>
    </w:p>
    <w:p w14:paraId="65A8C238" w14:textId="190ED94C" w:rsidR="009F2FFE" w:rsidRDefault="00D133D1" w:rsidP="00E20D5D">
      <w:pPr>
        <w:ind w:firstLine="360"/>
        <w:jc w:val="both"/>
        <w:rPr>
          <w:rFonts w:ascii="Arial" w:hAnsi="Arial" w:cs="Arial"/>
          <w:sz w:val="20"/>
          <w:szCs w:val="20"/>
          <w:shd w:val="clear" w:color="auto" w:fill="FFFFFF"/>
        </w:rPr>
      </w:pPr>
      <w:r>
        <w:t>T</w:t>
      </w:r>
      <w:r w:rsidR="0EE8768E" w:rsidRPr="004B6C2A">
        <w:t xml:space="preserve">he average causal </w:t>
      </w:r>
      <w:r w:rsidR="77261518" w:rsidRPr="004B6C2A">
        <w:t>effect of</w:t>
      </w:r>
      <w:r w:rsidR="4E387934" w:rsidRPr="004B6C2A">
        <w:t xml:space="preserve"> improvements</w:t>
      </w:r>
      <w:r w:rsidR="002663AD" w:rsidRPr="004B6C2A">
        <w:t xml:space="preserve"> in life expectancy on per capita income is likely to be positive for health innovations </w:t>
      </w:r>
      <w:r w:rsidR="6633ECF6" w:rsidRPr="004B6C2A">
        <w:t>and mortality</w:t>
      </w:r>
      <w:r w:rsidR="002663AD" w:rsidRPr="004B6C2A">
        <w:t xml:space="preserve"> reductions if applied today. </w:t>
      </w:r>
      <w:r w:rsidR="00047824" w:rsidRPr="004B6C2A">
        <w:t xml:space="preserve">When calculating the economic benefits of increased life expectancy, the causal effect of increased life expectancy </w:t>
      </w:r>
      <w:r w:rsidR="4B42FC22" w:rsidRPr="004B6C2A">
        <w:t>causing</w:t>
      </w:r>
      <w:r w:rsidR="00047824" w:rsidRPr="004B6C2A">
        <w:t xml:space="preserve"> the shift should be included as it is one of the crucial influencing </w:t>
      </w:r>
      <w:r w:rsidR="5370CF6E" w:rsidRPr="004B6C2A">
        <w:t>factors</w:t>
      </w:r>
      <w:r w:rsidR="00047824" w:rsidRPr="004B6C2A">
        <w:t>.</w:t>
      </w:r>
      <w:r w:rsidR="002663AD" w:rsidRPr="004B6C2A">
        <w:t xml:space="preserve"> </w:t>
      </w:r>
      <w:r w:rsidR="00C53D0C">
        <w:rPr>
          <w:rFonts w:ascii="Arial" w:hAnsi="Arial" w:cs="Arial"/>
          <w:sz w:val="20"/>
          <w:szCs w:val="20"/>
          <w:shd w:val="clear" w:color="auto" w:fill="FFFFFF"/>
        </w:rPr>
        <w:fldChar w:fldCharType="begin" w:fldLock="1"/>
      </w:r>
      <w:r w:rsidR="00365B41">
        <w:rPr>
          <w:rFonts w:ascii="Arial" w:hAnsi="Arial" w:cs="Arial"/>
          <w:sz w:val="20"/>
          <w:szCs w:val="20"/>
          <w:shd w:val="clear" w:color="auto" w:fill="FFFFFF"/>
        </w:rPr>
        <w:instrText>ADDIN CSL_CITATION {"citationItems":[{"id":"ITEM-1","itemData":{"abstract":"In this paper we investigate the causal effect of life expectancy on economic growth by explicitly accounting for the role of the demographic transition. In addition to focusing on issues of empirical identification, this paper emphasizes the role of the econometric specification. We present a simple theory of the economic and demographic transition where individuals' education and fertility decisions depend on their life expectancy. The theory predicts that before the demographic transition improvements in life expectancy primarily increase population. Improvements in life expectancy do, however, reduce population growth and foster human capital accumulation after the onset of the demographic transition. This implies that the effect of life expectancy on population, human capital and income per capita is not the same before and after the demographic transition. Moreover, a sufficiently high life expectancy is ultimately the trigger of the transition to sustained income growth. We provide evidence supporting these predictions using data on exogenous mortality reductions in the context of the epidemiological revolution.","author":[{"dropping-particle":"","family":"Cervellati","given":"Matteo","non-dropping-particle":"","parse-names":false,"suffix":""}],"id":"ITEM-1","issued":{"date-parts":[["2009"]]},"title":"Life Expectancy and Economic Growth: The Role of the Demographic Transition","type":"report"},"uris":["http://www.mendeley.com/documents/?uuid=c2f778e3-150f-360e-a978-2e89ecfee0ea"]}],"mendeley":{"formattedCitation":"(Cervellati, 2009)","plainTextFormattedCitation":"(Cervellati, 2009)","previouslyFormattedCitation":"(Cervellati, 2009)"},"properties":{"noteIndex":0},"schema":"https://github.com/citation-style-language/schema/raw/master/csl-citation.json"}</w:instrText>
      </w:r>
      <w:r w:rsidR="00C53D0C">
        <w:rPr>
          <w:rFonts w:ascii="Arial" w:hAnsi="Arial" w:cs="Arial"/>
          <w:sz w:val="20"/>
          <w:szCs w:val="20"/>
          <w:shd w:val="clear" w:color="auto" w:fill="FFFFFF"/>
        </w:rPr>
        <w:fldChar w:fldCharType="separate"/>
      </w:r>
      <w:r w:rsidR="00C53D0C" w:rsidRPr="00C53D0C">
        <w:rPr>
          <w:rFonts w:ascii="Arial" w:hAnsi="Arial" w:cs="Arial"/>
          <w:noProof/>
          <w:sz w:val="20"/>
          <w:szCs w:val="20"/>
          <w:shd w:val="clear" w:color="auto" w:fill="FFFFFF"/>
        </w:rPr>
        <w:t>(Cervellati, 2009)</w:t>
      </w:r>
      <w:r w:rsidR="00C53D0C">
        <w:rPr>
          <w:rFonts w:ascii="Arial" w:hAnsi="Arial" w:cs="Arial"/>
          <w:sz w:val="20"/>
          <w:szCs w:val="20"/>
          <w:shd w:val="clear" w:color="auto" w:fill="FFFFFF"/>
        </w:rPr>
        <w:fldChar w:fldCharType="end"/>
      </w:r>
      <w:r w:rsidR="00B406A3">
        <w:rPr>
          <w:rFonts w:ascii="Arial" w:hAnsi="Arial" w:cs="Arial"/>
          <w:sz w:val="20"/>
          <w:szCs w:val="20"/>
          <w:shd w:val="clear" w:color="auto" w:fill="FFFFFF"/>
        </w:rPr>
        <w:t xml:space="preserve"> </w:t>
      </w:r>
      <w:r w:rsidR="00B406A3">
        <w:rPr>
          <w:rFonts w:ascii="Arial" w:hAnsi="Arial" w:cs="Arial"/>
          <w:sz w:val="20"/>
          <w:szCs w:val="20"/>
          <w:shd w:val="clear" w:color="auto" w:fill="FFFFFF"/>
        </w:rPr>
        <w:fldChar w:fldCharType="begin" w:fldLock="1"/>
      </w:r>
      <w:r w:rsidR="00C3303C">
        <w:rPr>
          <w:rFonts w:ascii="Arial" w:hAnsi="Arial" w:cs="Arial"/>
          <w:sz w:val="20"/>
          <w:szCs w:val="20"/>
          <w:shd w:val="clear" w:color="auto" w:fill="FFFFFF"/>
        </w:rPr>
        <w:instrText>ADDIN CSL_CITATION {"citationItems":[{"id":"ITEM-1","itemData":{"DOI":"10.1177/15385132211013797","ISSN":"15526585","abstract":"The global doubling of human life expectancy between 1850 and 1950 is arguably the most important thing that ever happened, undergirding massive improvements in human life and lifestyles while also contributing to insectageddons, septic oceans, and collapsing ecosystems. The story of that global doubling is typically told as a series of medical breakthroughs—Jenner and vaccination, Lister and antisepsis, Snow and germ theory, and Fleming and penicillin—but the lion’s share of the credit belongs to urban planning based upon good data. Until we had sophisticated systems of death registration, we could not conceive of the health problems we were facing, much less solve them. Today, the greatest threat we face is not disease but data denial.","author":[{"dropping-particle":"","family":"Berry","given":"Stephen","non-dropping-particle":"","parse-names":false,"suffix":""}],"container-title":"Journal of Planning History","id":"ITEM-1","issued":{"date-parts":[["2021","5","6"]]},"publisher":"SAGE Publications Inc.","title":"The Most Important Thing That Ever Happened: Big, Bad Data and the Doubling of Human Life Expectancy","type":"article-journal"},"uris":["http://www.mendeley.com/documents/?uuid=eeb8e97c-9f93-342f-a8d5-6ac3efe793a9"]}],"mendeley":{"formattedCitation":"(Berry, 2021)","plainTextFormattedCitation":"(Berry, 2021)","previouslyFormattedCitation":"(Berry, 2021)"},"properties":{"noteIndex":0},"schema":"https://github.com/citation-style-language/schema/raw/master/csl-citation.json"}</w:instrText>
      </w:r>
      <w:r w:rsidR="00B406A3">
        <w:rPr>
          <w:rFonts w:ascii="Arial" w:hAnsi="Arial" w:cs="Arial"/>
          <w:sz w:val="20"/>
          <w:szCs w:val="20"/>
          <w:shd w:val="clear" w:color="auto" w:fill="FFFFFF"/>
        </w:rPr>
        <w:fldChar w:fldCharType="separate"/>
      </w:r>
      <w:r w:rsidR="00B406A3" w:rsidRPr="00B406A3">
        <w:rPr>
          <w:rFonts w:ascii="Arial" w:hAnsi="Arial" w:cs="Arial"/>
          <w:noProof/>
          <w:sz w:val="20"/>
          <w:szCs w:val="20"/>
          <w:shd w:val="clear" w:color="auto" w:fill="FFFFFF"/>
        </w:rPr>
        <w:t>(Berry, 2021)</w:t>
      </w:r>
      <w:r w:rsidR="00B406A3">
        <w:rPr>
          <w:rFonts w:ascii="Arial" w:hAnsi="Arial" w:cs="Arial"/>
          <w:sz w:val="20"/>
          <w:szCs w:val="20"/>
          <w:shd w:val="clear" w:color="auto" w:fill="FFFFFF"/>
        </w:rPr>
        <w:fldChar w:fldCharType="end"/>
      </w:r>
      <w:r w:rsidR="00A96728">
        <w:rPr>
          <w:rFonts w:ascii="Arial" w:hAnsi="Arial" w:cs="Arial"/>
          <w:sz w:val="20"/>
          <w:szCs w:val="20"/>
          <w:shd w:val="clear" w:color="auto" w:fill="FFFFFF"/>
        </w:rPr>
        <w:t xml:space="preserve">. </w:t>
      </w:r>
      <w:r w:rsidR="00CF4755">
        <w:rPr>
          <w:rFonts w:ascii="Arial" w:hAnsi="Arial" w:cs="Arial"/>
          <w:sz w:val="20"/>
          <w:szCs w:val="20"/>
          <w:shd w:val="clear" w:color="auto" w:fill="FFFFFF"/>
        </w:rPr>
        <w:t xml:space="preserve">Air pollution </w:t>
      </w:r>
      <w:r w:rsidR="31CF927B">
        <w:rPr>
          <w:rFonts w:ascii="Arial" w:hAnsi="Arial" w:cs="Arial"/>
          <w:sz w:val="20"/>
          <w:szCs w:val="20"/>
          <w:shd w:val="clear" w:color="auto" w:fill="FFFFFF"/>
        </w:rPr>
        <w:t>(fine</w:t>
      </w:r>
      <w:r w:rsidR="0012606E">
        <w:rPr>
          <w:rFonts w:ascii="Arial" w:hAnsi="Arial" w:cs="Arial"/>
          <w:sz w:val="20"/>
          <w:szCs w:val="20"/>
          <w:shd w:val="clear" w:color="auto" w:fill="FFFFFF"/>
        </w:rPr>
        <w:t xml:space="preserve"> particulate) exposure </w:t>
      </w:r>
      <w:r w:rsidR="008D26E3">
        <w:rPr>
          <w:rFonts w:ascii="Arial" w:hAnsi="Arial" w:cs="Arial"/>
          <w:sz w:val="20"/>
          <w:szCs w:val="20"/>
          <w:shd w:val="clear" w:color="auto" w:fill="FFFFFF"/>
        </w:rPr>
        <w:t xml:space="preserve">is also a cause of adult mortality. </w:t>
      </w:r>
      <w:commentRangeStart w:id="75"/>
      <w:r w:rsidR="008D26E3">
        <w:rPr>
          <w:rFonts w:ascii="Arial" w:hAnsi="Arial" w:cs="Arial"/>
          <w:sz w:val="20"/>
          <w:szCs w:val="20"/>
          <w:shd w:val="clear" w:color="auto" w:fill="FFFFFF"/>
        </w:rPr>
        <w:t xml:space="preserve">Exposure </w:t>
      </w:r>
      <w:commentRangeEnd w:id="75"/>
      <w:r w:rsidR="006E6630">
        <w:rPr>
          <w:rStyle w:val="CommentReference"/>
        </w:rPr>
        <w:commentReference w:id="75"/>
      </w:r>
      <w:r w:rsidR="008D26E3">
        <w:rPr>
          <w:rFonts w:ascii="Arial" w:hAnsi="Arial" w:cs="Arial"/>
          <w:sz w:val="20"/>
          <w:szCs w:val="20"/>
          <w:shd w:val="clear" w:color="auto" w:fill="FFFFFF"/>
        </w:rPr>
        <w:t xml:space="preserve">to these pollutants causes </w:t>
      </w:r>
      <w:r>
        <w:rPr>
          <w:rFonts w:ascii="Arial" w:hAnsi="Arial" w:cs="Arial"/>
          <w:sz w:val="20"/>
          <w:szCs w:val="20"/>
          <w:shd w:val="clear" w:color="auto" w:fill="FFFFFF"/>
        </w:rPr>
        <w:t xml:space="preserve">a </w:t>
      </w:r>
      <w:r w:rsidR="008D26E3">
        <w:rPr>
          <w:rFonts w:ascii="Arial" w:hAnsi="Arial" w:cs="Arial"/>
          <w:sz w:val="20"/>
          <w:szCs w:val="20"/>
          <w:shd w:val="clear" w:color="auto" w:fill="FFFFFF"/>
        </w:rPr>
        <w:t>0.3</w:t>
      </w:r>
      <w:r w:rsidR="008F1DF7">
        <w:rPr>
          <w:rFonts w:ascii="Arial" w:hAnsi="Arial" w:cs="Arial"/>
          <w:sz w:val="20"/>
          <w:szCs w:val="20"/>
          <w:shd w:val="clear" w:color="auto" w:fill="FFFFFF"/>
        </w:rPr>
        <w:t xml:space="preserve">years span loss in overall adult mortality in Taiwan. </w:t>
      </w:r>
      <w:r w:rsidR="008F1DF7">
        <w:rPr>
          <w:rFonts w:ascii="Arial" w:hAnsi="Arial" w:cs="Arial"/>
          <w:sz w:val="20"/>
          <w:szCs w:val="20"/>
          <w:shd w:val="clear" w:color="auto" w:fill="FFFFFF"/>
        </w:rPr>
        <w:fldChar w:fldCharType="begin" w:fldLock="1"/>
      </w:r>
      <w:r w:rsidR="00680EA1">
        <w:rPr>
          <w:rFonts w:ascii="Arial" w:hAnsi="Arial" w:cs="Arial"/>
          <w:sz w:val="20"/>
          <w:szCs w:val="20"/>
          <w:shd w:val="clear" w:color="auto" w:fill="FFFFFF"/>
        </w:rPr>
        <w:instrText>ADDIN CSL_CITATION {"citationItems":[{"id":"ITEM-1","itemData":{"DOI":"10.1080/15287394.2019.1658386","ISSN":"10872620","PMID":"31438783","abstract":"Among the air pollutants, particulate matter with an aerodynamic diameter less than 2.5 um (PM2.5) is of particular interest to environmental medicine as epidemiologic studies consistently reported that long-term exposure to PM2.5 is associated with increased risk of premature death in adults. Life expectancy is a well-documented and important measure of overall public health policy. However, few investigators examined the relationship between PM2.5 levels and adult life expectancy. In this Taiwan-wide study, county-level annual mean PM2.5 concentrations data were collected concomitantly with potential confounding variables including demographic and socioeconomic status, as well as smoking prevalence. Subsequently, these PM2.5 data were analyzed with respect to county-level adult life expectancy data for the period 2010 to 2017. Linear regression was used to determine the relationship between PM2.5 and life expectancy in adults. Residents residing in the counties characterized as containing higher levels of PM2.5 exhibited significantly reduced life expectancy after controlling for potential confounders. For each 10 ug/m3 increase in PM2.5 there was an estimated mean decrease in life expectancy in adults of 0.3 years. The results of this study shed light on the relationship between fine particulate air pollution exposure and risk to human health in Taiwan.","author":[{"dropping-particle":"","family":"Chen","given":"Chih Cheng","non-dropping-particle":"","parse-names":false,"suffix":""},{"dropping-particle":"","family":"Chen","given":"Pei Shih","non-dropping-particle":"","parse-names":false,"suffix":""},{"dropping-particle":"","family":"Yang","given":"Chun Yuh","non-dropping-particle":"","parse-names":false,"suffix":""}],"container-title":"Journal of Toxicology and Environmental Health - Part A: Current Issues","id":"ITEM-1","issue":"14","issued":{"date-parts":[["2019","7","18"]]},"page":"826-832","publisher":"Taylor and Francis Inc.","title":"Relationship between fine particulate air pollution exposure and human adult life expectancy in Taiwan","type":"article-journal","volume":"82"},"uris":["http://www.mendeley.com/documents/?uuid=7f570d4f-71ca-31af-98f8-e5f6f9f1d27a"]}],"mendeley":{"formattedCitation":"(Chen, Chen and Yang, 2019)","plainTextFormattedCitation":"(Chen, Chen and Yang, 2019)","previouslyFormattedCitation":"(Chen, Chen and Yang, 2019)"},"properties":{"noteIndex":0},"schema":"https://github.com/citation-style-language/schema/raw/master/csl-citation.json"}</w:instrText>
      </w:r>
      <w:r w:rsidR="008F1DF7">
        <w:rPr>
          <w:rFonts w:ascii="Arial" w:hAnsi="Arial" w:cs="Arial"/>
          <w:sz w:val="20"/>
          <w:szCs w:val="20"/>
          <w:shd w:val="clear" w:color="auto" w:fill="FFFFFF"/>
        </w:rPr>
        <w:fldChar w:fldCharType="separate"/>
      </w:r>
      <w:r w:rsidR="00414F7F" w:rsidRPr="00414F7F">
        <w:rPr>
          <w:rFonts w:ascii="Arial" w:hAnsi="Arial" w:cs="Arial"/>
          <w:noProof/>
          <w:sz w:val="20"/>
          <w:szCs w:val="20"/>
          <w:shd w:val="clear" w:color="auto" w:fill="FFFFFF"/>
        </w:rPr>
        <w:t>(Chen, Chen and Yang, 2019)</w:t>
      </w:r>
      <w:r w:rsidR="008F1DF7">
        <w:rPr>
          <w:rFonts w:ascii="Arial" w:hAnsi="Arial" w:cs="Arial"/>
          <w:sz w:val="20"/>
          <w:szCs w:val="20"/>
          <w:shd w:val="clear" w:color="auto" w:fill="FFFFFF"/>
        </w:rPr>
        <w:fldChar w:fldCharType="end"/>
      </w:r>
    </w:p>
    <w:p w14:paraId="12841563" w14:textId="091CDC70" w:rsidR="00E20D5D" w:rsidRPr="00E20D5D" w:rsidRDefault="009F2FFE" w:rsidP="00E20D5D">
      <w:pPr>
        <w:ind w:firstLine="360"/>
        <w:jc w:val="both"/>
      </w:pPr>
      <w:r>
        <w:t xml:space="preserve">Multiple socioeconomic variables, </w:t>
      </w:r>
      <w:r w:rsidR="6DDC3CD3">
        <w:t>health,</w:t>
      </w:r>
      <w:r>
        <w:t xml:space="preserve"> </w:t>
      </w:r>
      <w:r w:rsidR="00D133D1">
        <w:t>healthcare system-related factors, illness load, and</w:t>
      </w:r>
      <w:r>
        <w:t xml:space="preserve"> complicated interconnections influence life </w:t>
      </w:r>
      <w:r w:rsidR="0E9C056C">
        <w:t>expectancy.</w:t>
      </w:r>
      <w:ins w:id="76" w:author="Mohana Kamanooru" w:date="2021-06-28T16:48:00Z">
        <w:r w:rsidR="00243494">
          <w:t xml:space="preserve"> </w:t>
        </w:r>
        <w:r>
          <w:fldChar w:fldCharType="begin" w:fldLock="1"/>
        </w:r>
      </w:ins>
      <w:r>
        <w:instrText>ADDIN CSL_CITATION {"citationItems":[{"id":"ITEM-1","itemData":{"DOI":"10.5114/ms.2018.78685","ISSN":"1899-1874","abstract":"Introduction: Life expectancy is the number of years that people in a given country or population can expect to live. Dramatic gains in life expectancy have been made globally since 2000, but major inequalities persist within and among countries of different human development. Aim of the research: To identify determinants of life expectancy in countries that have low and medium human development index. Material(s) and Method(s): The study was conducted from January 1, 2018 to April 15, 2018 using the most recent aggregates of health indicator data from the WHO, World Bank, UNDP, and UNICEF databases in 83 countries with low and medium human development. The dependent variable was life expectancy, while the independent variable was socio-economic, healthcare related, and morbidity variables. Data was compiled in excel and analysed using SPSS version 21. A linear relationship was drawn between variables and presented in tables. Result(s): Life expectancy was shorter in the studied countries and varied enormously among countries. A significant relationship between life expectancy and socio-economic, healthcare, and morbidity indicator variables was observed. There was an inverse and significant linear relationship between life expectancy and young age dependency rate, total fertility rate, child mortality rate, and a positive relation with HDI, adult literacy rate, contraceptive prevalence rate, HIV incidence rate, and TB incidence rate. Conclusion(s): Life expectancy is determined by multiples of socio-economic factors, health and health care system associated factors, disease burden, and their complex interactions. Therefore, policy and programs targeted to improve life expectancy should consider population dynamics, socio-economic influence, and health system factors.Copyright © 2018 Termedia Publishing House Ltd. All rights reserved.","author":[{"dropping-particle":"","family":"Girum","given":"Tadele","non-dropping-particle":"","parse-names":false,"suffix":""},{"dropping-particle":"","family":"Muktar","given":"Ebrahim","non-dropping-particle":"","parse-names":false,"suffix":""},{"dropping-particle":"","family":"Shegaze","given":"Mulugeta","non-dropping-particle":"","parse-names":false,"suffix":""}],"container-title":"Medical Studies","id":"ITEM-1","issue":"3","issued":{"date-parts":[["2018"]]},"page":"218-225","publisher":"Termedia Sp. z.o.o.","title":"Determinants of life expectancy in low and medium human development index countries","type":"article-journal","volume":"34"},"uris":["http://www.mendeley.com/documents/?uuid=1c6caf2f-9d1e-3852-9b5a-626c5aff5971"]}],"mendeley":{"formattedCitation":"(Girum, Muktar and Shegaze, 2018)","plainTextFormattedCitation":"(Girum, Muktar and Shegaze, 2018)","previouslyFormattedCitation":"(Girum, Muktar and Shegaze, 2018)"},"properties":{"noteIndex":0},"schema":"https://github.com/citation-style-language/schema/raw/master/csl-citation.json"}</w:instrText>
      </w:r>
      <w:r>
        <w:fldChar w:fldCharType="separate"/>
      </w:r>
      <w:r w:rsidR="00243494" w:rsidRPr="11887289">
        <w:rPr>
          <w:noProof/>
        </w:rPr>
        <w:t>(Girum, Muktar and Shegaze, 2018)</w:t>
      </w:r>
      <w:ins w:id="77" w:author="Mohana Kamanooru" w:date="2021-06-28T16:48:00Z">
        <w:r>
          <w:fldChar w:fldCharType="end"/>
        </w:r>
      </w:ins>
      <w:r>
        <w:t xml:space="preserve">. </w:t>
      </w:r>
      <w:r w:rsidR="002370B4">
        <w:t xml:space="preserve">Also, schooling, population dynamics at </w:t>
      </w:r>
      <w:r w:rsidR="5C649142">
        <w:t>various stages</w:t>
      </w:r>
      <w:r w:rsidR="002370B4">
        <w:t xml:space="preserve"> of the demographic transition influence the LE</w:t>
      </w:r>
      <w:r w:rsidR="00BF69CB">
        <w:t>,</w:t>
      </w:r>
      <w:r w:rsidR="002370B4">
        <w:t xml:space="preserve"> as mentioned by Cervellati, Matteo in </w:t>
      </w:r>
      <w:r w:rsidR="002D1C69">
        <w:t>"</w:t>
      </w:r>
      <w:r w:rsidR="002370B4">
        <w:t>The effect of life expectancy on education and population dynamics</w:t>
      </w:r>
      <w:r w:rsidR="002D1C69">
        <w:t>"</w:t>
      </w:r>
      <w:r w:rsidR="002370B4">
        <w:t xml:space="preserve"> Empirical Economics </w:t>
      </w:r>
      <w:r w:rsidR="70DB5F34">
        <w:t>journal</w:t>
      </w:r>
      <w:r w:rsidR="002370B4">
        <w:t xml:space="preserve"> published in 2015. </w:t>
      </w:r>
      <w:commentRangeStart w:id="78"/>
      <w:r w:rsidR="00A96728">
        <w:t xml:space="preserve">Extrinsic </w:t>
      </w:r>
      <w:commentRangeEnd w:id="78"/>
      <w:r>
        <w:rPr>
          <w:rStyle w:val="CommentReference"/>
        </w:rPr>
        <w:commentReference w:id="78"/>
      </w:r>
      <w:r w:rsidR="00A96728">
        <w:t xml:space="preserve">changes to their surroundings like Available diet, vaccination, </w:t>
      </w:r>
      <w:r w:rsidR="7201097C">
        <w:t>hygiene,</w:t>
      </w:r>
      <w:r w:rsidR="00A96728">
        <w:t xml:space="preserve"> </w:t>
      </w:r>
      <w:r w:rsidR="41C04EF0">
        <w:t>sanitation,</w:t>
      </w:r>
      <w:r w:rsidR="00A96728">
        <w:t xml:space="preserve"> and disease </w:t>
      </w:r>
      <w:r w:rsidR="44F8463E">
        <w:t>prevalence,</w:t>
      </w:r>
      <w:r w:rsidR="00A96728">
        <w:t xml:space="preserve"> were primarily responsible for the increase in LE advancements.</w:t>
      </w:r>
      <w:r w:rsidR="00BF69CB">
        <w:t xml:space="preserve"> </w:t>
      </w:r>
      <w:r>
        <w:fldChar w:fldCharType="begin" w:fldLock="1"/>
      </w:r>
      <w:r>
        <w:instrText>ADDIN CSL_CITATION {"citationItems":[{"id":"ITEM-1","itemData":{"DOI":"10.1007/s00148-012-0459-z","ISSN":"09331433","abstract":"Over the last 200 years, humans experienced a huge increase of life expectancy. These advances were largely driven by extrinsic improvements of their environment (for example, the available diet, disease prevalence, vaccination, and the state of hygiene and sanitation). In this paper, we ask whether future improvements of life expectancy will be bounded from above by human life span. Life span, in contrast to life expectancy, is conceptualized as a biological measure of longevity driven by the intrinsic rate of bodily deterioration. In order to pursue our question, we first present a modern theory of aging developed by bio-gerontologists and show that immutable life span would put an upper limit on life expectancy. We then show for a sample of developed countries that human life span thus defined was indeed constant until the mid-twentieth century but increased since then in sync with life expectancy. In other words, we find evidence for manufactured life span. © 2013 The Author(s).","author":[{"dropping-particle":"","family":"Strulik","given":"Holger","non-dropping-particle":"","parse-names":false,"suffix":""},{"dropping-particle":"","family":"Vollmer","given":"Sebastian","non-dropping-particle":"","parse-names":false,"suffix":""}],"container-title":"Journal of Population Economics","id":"ITEM-1","issue":"4","issued":{"date-parts":[["2013","10","20"]]},"page":"1303-1323","publisher":"Springer","title":"Long-run trends of human aging and longevity","type":"article-journal","volume":"26"},"uris":["http://www.mendeley.com/documents/?uuid=fecb3db4-26a7-3311-95ba-0ce4beb7635e"]}],"mendeley":{"formattedCitation":"(Strulik and Vollmer, 2013)","plainTextFormattedCitation":"(Strulik and Vollmer, 2013)","previouslyFormattedCitation":"(Strulik and Vollmer, 2013)"},"properties":{"noteIndex":0},"schema":"https://github.com/citation-style-language/schema/raw/master/csl-citation.json"}</w:instrText>
      </w:r>
      <w:r>
        <w:fldChar w:fldCharType="separate"/>
      </w:r>
      <w:r w:rsidR="006D3FE7" w:rsidRPr="11887289">
        <w:rPr>
          <w:noProof/>
        </w:rPr>
        <w:t>(Strulik and Vollmer, 2013)</w:t>
      </w:r>
      <w:r>
        <w:fldChar w:fldCharType="end"/>
      </w:r>
      <w:r w:rsidR="00CC6B55">
        <w:t xml:space="preserve"> </w:t>
      </w:r>
      <w:r>
        <w:fldChar w:fldCharType="begin" w:fldLock="1"/>
      </w:r>
      <w:r>
        <w:instrText>ADDIN CSL_CITATION {"citationItems":[{"id":"ITEM-1","itemData":{"DOI":"10.1080/13504851.2016.1270405","ISSN":"14664291","abstract":"This article examines the long-run impact of life expectancy on human capital investment for a panel of 14 countries over the period 1870–2010. Using recently developed panel time series techniques, we find (i) that life expectancy at birth has a statistically significant long-run effect on schooling and (ii) that long-run causality is unidirectional from life expectancy to schooling.","author":[{"dropping-particle":"","family":"Herzer","given":"Dierk","non-dropping-particle":"","parse-names":false,"suffix":""}],"container-title":"Applied Economics Letters","id":"ITEM-1","issue":"17","issued":{"date-parts":[["2017","10","7"]]},"page":"1247-1250","publisher":"Routledge","title":"Life expectancy and human capital: long-run evidence from a panel of countries","type":"article-journal","volume":"24"},"uris":["http://www.mendeley.com/documents/?uuid=2b82e1e3-f381-3b3f-a8c3-848c96c7962b"]}],"mendeley":{"formattedCitation":"(Herzer, 2017)","plainTextFormattedCitation":"(Herzer, 2017)","previouslyFormattedCitation":"(Herzer, 2017)"},"properties":{"noteIndex":0},"schema":"https://github.com/citation-style-language/schema/raw/master/csl-citation.json"}</w:instrText>
      </w:r>
      <w:r>
        <w:fldChar w:fldCharType="separate"/>
      </w:r>
      <w:r w:rsidR="00CC6B55" w:rsidRPr="11887289">
        <w:rPr>
          <w:noProof/>
        </w:rPr>
        <w:t>(Herzer, 2017)</w:t>
      </w:r>
      <w:r>
        <w:fldChar w:fldCharType="end"/>
      </w:r>
      <w:r w:rsidR="004556E6">
        <w:t xml:space="preserve">. </w:t>
      </w:r>
    </w:p>
    <w:p w14:paraId="1F640EAA" w14:textId="5FE20A0F" w:rsidR="005C6655" w:rsidRDefault="00636064" w:rsidP="00D10C4F">
      <w:pPr>
        <w:ind w:firstLine="360"/>
        <w:jc w:val="both"/>
      </w:pPr>
      <w:commentRangeStart w:id="79"/>
      <w:r>
        <w:t>Correspondingly</w:t>
      </w:r>
      <w:commentRangeEnd w:id="79"/>
      <w:r>
        <w:rPr>
          <w:rStyle w:val="CommentReference"/>
        </w:rPr>
        <w:commentReference w:id="79"/>
      </w:r>
      <w:r w:rsidR="005C6655">
        <w:t xml:space="preserve">, </w:t>
      </w:r>
      <w:r>
        <w:t xml:space="preserve">as we progress in achieving </w:t>
      </w:r>
      <w:r w:rsidR="2737A007">
        <w:t>LE,</w:t>
      </w:r>
      <w:r w:rsidR="00181793">
        <w:t xml:space="preserve"> it also calls for</w:t>
      </w:r>
      <w:r w:rsidR="003A3755">
        <w:t xml:space="preserve"> </w:t>
      </w:r>
      <w:r w:rsidR="00BF69CB">
        <w:t xml:space="preserve">a </w:t>
      </w:r>
      <w:r w:rsidR="003A3755">
        <w:t>contribution towards</w:t>
      </w:r>
      <w:r w:rsidR="00181793">
        <w:t xml:space="preserve"> social equality</w:t>
      </w:r>
      <w:r w:rsidR="003620A4">
        <w:t xml:space="preserve">. Even in less-developed countries like Brazil or India, mortality is now more evenly distributed than income in a developed welfare state. The historical transition of lifetime inequality from a significant source of social inequality to a minor source of inequality is well established. </w:t>
      </w:r>
      <w:r w:rsidR="00BB4427">
        <w:t>This change reflects the unique method in which success in lowering mortality has occurred. It has saved many individuals from death throughout childhood and maturity, but not from death in old age.</w:t>
      </w:r>
      <w:r w:rsidR="00BF69CB">
        <w:t xml:space="preserve"> </w:t>
      </w:r>
      <w:r>
        <w:fldChar w:fldCharType="begin" w:fldLock="1"/>
      </w:r>
      <w:r>
        <w:instrText>ADDIN CSL_CITATION {"citationItems":[{"id":"ITEM-1","itemData":{"DOI":"10.1257/jep.23.4.175","ISSN":"08953309","PMID":"19946979","abstract":"The measures of inequality most familiar to economists are based on income at a point in time. For example, suppose A has ten times the annual income of B and a certain society has many like B and only a few like A. By most measures, this society would be deemed more unequal than one with only a few B's or with B's who are richer relative to A's. However, the typical income inequality measure leaves out an important dimension: the length of time over which an income or consumption stream is enjoyed (Becker, Philipson, and Soares, 2005). Thus, suppose A and B had identical annual incomes, but A lives twice as long. Clearly, A and B would not have the same total welfare. Moreover we might think the social distribution of welfare is rather unequal if there are only a few long-lived A's and many short-lived B's, notwithstanding their equal annual incomes. Any account of social inequality may be seriously incomplete if it ignores differences in longevity within the society. When economists confront mortality differences, either within or between societies, they tend to emphasize the correlation between income and longevity. A common finding here is the \"Preston curve,\" which shows that longevity increases with income, but at sharply decreasing rates either within or between societies (Preston, 1975; Cutler, Deaton, and Lleras-Muney, 2006). Across countries, this relation is meaningfully positive only for countries with per capita incomes below roughly half those in the developed world. Another finding is that rich-poor country differences in longevity have tended to decrease over time (Becker, Philipson, and Soares, 2005). I will pay some attention to the connection between longevity and income, but most of the emphasis here will be on inequality of lifetimes as an interesting phenomenon in its own right.","author":[{"dropping-particle":"","family":"Peltzman","given":"Sam","non-dropping-particle":"","parse-names":false,"suffix":""}],"container-title":"Journal of Economic Perspectives","id":"ITEM-1","issue":"4","issued":{"date-parts":[["2009","9"]]},"page":"175-190","title":"Mortality inequality","type":"article-journal","volume":"23"},"uris":["http://www.mendeley.com/documents/?uuid=48069884-2d1b-3510-bce6-62a65d228100"]}],"mendeley":{"formattedCitation":"(Peltzman, 2009)","plainTextFormattedCitation":"(Peltzman, 2009)","previouslyFormattedCitation":"(Peltzman, 2009)"},"properties":{"noteIndex":0},"schema":"https://github.com/citation-style-language/schema/raw/master/csl-citation.json"}</w:instrText>
      </w:r>
      <w:r>
        <w:fldChar w:fldCharType="separate"/>
      </w:r>
      <w:r w:rsidR="00365B41" w:rsidRPr="11887289">
        <w:rPr>
          <w:noProof/>
        </w:rPr>
        <w:t>(Peltzman, 2009)</w:t>
      </w:r>
      <w:r>
        <w:fldChar w:fldCharType="end"/>
      </w:r>
    </w:p>
    <w:p w14:paraId="00FB7F93" w14:textId="305B1346" w:rsidR="0071758D" w:rsidRPr="0071758D" w:rsidRDefault="00A41BCD" w:rsidP="0071758D">
      <w:pPr>
        <w:ind w:firstLine="360"/>
        <w:jc w:val="both"/>
      </w:pPr>
      <w:r>
        <w:t xml:space="preserve">In the aftermath of the Enlightenment, mortality in England began to decline, both directly through the application of </w:t>
      </w:r>
      <w:r w:rsidR="47F7689F">
        <w:t>innovative ideas</w:t>
      </w:r>
      <w:r>
        <w:t xml:space="preserve"> about personal health and public administration to health and indirectly through increased productivity, which allowed for higher standards of </w:t>
      </w:r>
      <w:commentRangeStart w:id="80"/>
      <w:r>
        <w:t>living, better nutrition</w:t>
      </w:r>
      <w:commentRangeEnd w:id="80"/>
      <w:r>
        <w:rPr>
          <w:rStyle w:val="CommentReference"/>
        </w:rPr>
        <w:commentReference w:id="80"/>
      </w:r>
      <w:r>
        <w:t>, better housing, and better sanitation.</w:t>
      </w:r>
      <w:r w:rsidR="000D474F">
        <w:t xml:space="preserve"> Changes in public health infrastructure and personal behaviour were dependent on ideas about the germ hypothesis of illness.</w:t>
      </w:r>
      <w:r w:rsidR="00EC56C0">
        <w:t xml:space="preserve"> Similarly, towards the middle of the twentieth century, information about the health implications of smoking had a significant impact on behaviour and health.</w:t>
      </w:r>
      <w:r w:rsidR="009E0EE8">
        <w:t xml:space="preserve"> Recently, important life-saving technological advances in medical procedures and new pharmaceuticals have </w:t>
      </w:r>
      <w:r w:rsidR="00BF69CB">
        <w:t>significantly impacted</w:t>
      </w:r>
      <w:r w:rsidR="009E0EE8">
        <w:t xml:space="preserve"> lowered cardiovascular disease mortality. There have also been significant health advances that have primarily benefited poorer nations.</w:t>
      </w:r>
      <w:r w:rsidR="006478C5">
        <w:t xml:space="preserve"> Health is determined by institutional competence and political desire to apply known technology in wealthy and </w:t>
      </w:r>
      <w:r w:rsidR="00C3188C">
        <w:t>developing</w:t>
      </w:r>
      <w:r w:rsidR="006478C5">
        <w:t xml:space="preserve"> nations, neither of which is an inherent result of growing incomes. Rather than a causal link from higher</w:t>
      </w:r>
      <w:r w:rsidR="00C3188C">
        <w:t>-</w:t>
      </w:r>
      <w:r w:rsidR="006478C5">
        <w:t>income to better health, the lower wages of unwell individuals explain much of the association between income and health within nations.</w:t>
      </w:r>
      <w:r w:rsidR="00C3188C">
        <w:t xml:space="preserve"> </w:t>
      </w:r>
      <w:r>
        <w:fldChar w:fldCharType="begin" w:fldLock="1"/>
      </w:r>
      <w:r>
        <w:instrText>ADDIN CSL_CITATION {"citationItems":[{"id":"ITEM-1","itemData":{"DOI":"10.1257/jep.20.3.97","ISSN":"08953309","author":[{"dropping-particle":"","family":"Cutler","given":"David","non-dropping-particle":"","parse-names":false,"suffix":""},{"dropping-particle":"","family":"Deaton","given":"Angus","non-dropping-particle":"","parse-names":false,"suffix":""},{"dropping-particle":"","family":"Lleras-Muney","given":"Adriana","non-dropping-particle":"","parse-names":false,"suffix":""}],"container-title":"Journal of Economic Perspectives","id":"ITEM-1","issue":"3","issued":{"date-parts":[["2006","6"]]},"page":"97-120","title":"The determinants of mortality","type":"article-journal","volume":"20"},"uris":["http://www.mendeley.com/documents/?uuid=406340a9-5d79-36a4-82f4-827d81aa539c"]}],"mendeley":{"formattedCitation":"(Cutler, Deaton and Lleras-Muney, 2006)","plainTextFormattedCitation":"(Cutler, Deaton and Lleras-Muney, 2006)","previouslyFormattedCitation":"(Cutler, Deaton and Lleras-Muney, 2006)"},"properties":{"noteIndex":0},"schema":"https://github.com/citation-style-language/schema/raw/master/csl-citation.json"}</w:instrText>
      </w:r>
      <w:r>
        <w:fldChar w:fldCharType="separate"/>
      </w:r>
      <w:r w:rsidR="00945BB0" w:rsidRPr="11887289">
        <w:rPr>
          <w:noProof/>
        </w:rPr>
        <w:t>(Cutler, Deaton and Lleras-Muney, 2006)</w:t>
      </w:r>
      <w:r>
        <w:fldChar w:fldCharType="end"/>
      </w:r>
    </w:p>
    <w:p w14:paraId="78F30DD6" w14:textId="12E06BD7" w:rsidR="002B7376" w:rsidRDefault="002B7376" w:rsidP="00D7682E">
      <w:pPr>
        <w:ind w:firstLine="360"/>
        <w:jc w:val="both"/>
      </w:pPr>
      <w:r>
        <w:t>Veganism is a rigorous type of vegetarianism that has grown in popularity in recent years. Plant-based diets have been linked to increased longevity and better health</w:t>
      </w:r>
      <w:r w:rsidR="00BF57FD" w:rsidRPr="00BF57FD">
        <w:t>.</w:t>
      </w:r>
      <w:r w:rsidR="00BF57FD">
        <w:t xml:space="preserve"> </w:t>
      </w:r>
      <w:r>
        <w:t xml:space="preserve">According to research conducted on a vegan diet, plant-based diets are linked to </w:t>
      </w:r>
      <w:r w:rsidR="00ED5630">
        <w:t>more significant</w:t>
      </w:r>
      <w:r>
        <w:t xml:space="preserve"> health but not necessarily reduced death rates</w:t>
      </w:r>
      <w:r w:rsidR="006343D1">
        <w:t xml:space="preserve"> </w:t>
      </w:r>
      <w:r w:rsidR="00680EA1">
        <w:fldChar w:fldCharType="begin" w:fldLock="1"/>
      </w:r>
      <w:r w:rsidR="00CA32AF">
        <w:instrText>ADDIN CSL_CITATION {"citationItems":[{"id":"ITEM-1","itemData":{"DOI":"10.1097/MCO.0000000000000625","ISSN":"14736519","PMID":"31895244","abstract":"Purpose of reviewPlant-based diets are associated with better health and longevity. Veganism is a strict form of vegetarianism, which has gained increasing attention in recent years. This review will focus on studies addressing mortality and health-span in vegans and vegetarians and discuss possible longevity-enhancing mechanisms.Recent findingsStudies in vegans are still limited. Epidemiologic studies consistently show lower disease rates, such as lower incidence of cancer and cardiovascular disease, but mortality rates are comparable with rates in vegetarians and occasional meat eaters. Reasons for following strict vegan diets differ, which may affect diet quality, and thus health and life-span. New insights into some characteristics of veganism, such as protein restriction or restriction in certain amino acids (leucine or methionine) show potentially life-span-enhancing potential. Veganism improves insulin resistance and dyslipidemia and associated abnormalities. Gut microbiota as mediator of dietary impact on host metabolism is more diverse in vegans and has been suggested to be a health-promoting factor. Vegan diets do not fulfill the requirements of children, pregnant women or old individuals who should receive adequate supplements.SummaryThere is substantial evidence that plant-based diets are associated with better health but not necessarily lower mortality rates. The exact mechanisms of health promotion by vegan diets are still not entirely clear but most likely multifactorial. Reasons for and quality of the vegan diet should be assessed in longevity studies.","author":[{"dropping-particle":"","family":"Norman","given":"Kristina","non-dropping-particle":"","parse-names":false,"suffix":""},{"dropping-particle":"","family":"Klaus","given":"Susanne","non-dropping-particle":"","parse-names":false,"suffix":""}],"container-title":"Current Opinion in Clinical Nutrition and Metabolic Care","id":"ITEM-1","issue":"2","issued":{"date-parts":[["2020","3","1"]]},"page":"145-150","publisher":"Lippincott Williams and Wilkins","title":"Veganism, aging and longevity: New insight into old concepts","type":"article","volume":"23"},"uris":["http://www.mendeley.com/documents/?uuid=4258bad3-87c2-32a3-8a9e-78e24fed7e50"]}],"mendeley":{"formattedCitation":"(Norman and Klaus, 2020)","plainTextFormattedCitation":"(Norman and Klaus, 2020)","previouslyFormattedCitation":"(Norman and Klaus, 2020)"},"properties":{"noteIndex":0},"schema":"https://github.com/citation-style-language/schema/raw/master/csl-citation.json"}</w:instrText>
      </w:r>
      <w:r w:rsidR="00680EA1">
        <w:fldChar w:fldCharType="separate"/>
      </w:r>
      <w:r w:rsidR="00680EA1" w:rsidRPr="00680EA1">
        <w:rPr>
          <w:noProof/>
        </w:rPr>
        <w:t>(Norman and Klaus, 2020)</w:t>
      </w:r>
      <w:r w:rsidR="00680EA1">
        <w:fldChar w:fldCharType="end"/>
      </w:r>
      <w:r w:rsidR="006343D1" w:rsidRPr="006343D1">
        <w:t>. The specific processes by which vegan diets promote health are unknown, although they are most likely complex. In lifespan research, the reasons for and quality of a vegan diet should be evaluated.</w:t>
      </w:r>
    </w:p>
    <w:p w14:paraId="04A68CD2" w14:textId="658EBC2A" w:rsidR="00DC1DCD" w:rsidRDefault="00B328F3" w:rsidP="00D7682E">
      <w:pPr>
        <w:ind w:firstLine="360"/>
        <w:jc w:val="both"/>
      </w:pPr>
      <w:r>
        <w:t>Similar</w:t>
      </w:r>
      <w:r w:rsidR="00277EFF">
        <w:t>l</w:t>
      </w:r>
      <w:r>
        <w:t xml:space="preserve">y, Low meat consumption </w:t>
      </w:r>
      <w:r w:rsidR="1D84C480">
        <w:t>doesn't</w:t>
      </w:r>
      <w:r>
        <w:t xml:space="preserve"> necessarily </w:t>
      </w:r>
      <w:r w:rsidR="00716F6E">
        <w:t>result in longer LE in humans</w:t>
      </w:r>
      <w:r w:rsidR="3F502EFE">
        <w:t>.</w:t>
      </w:r>
      <w:r w:rsidR="00716F6E">
        <w:t xml:space="preserve"> </w:t>
      </w:r>
      <w:r w:rsidR="00414F7F">
        <w:fldChar w:fldCharType="begin" w:fldLock="1"/>
      </w:r>
      <w:r w:rsidR="00680EA1">
        <w:instrText>ADDIN CSL_CITATION {"citationItems":[{"id":"ITEM-1","itemData":{"DOI":"10.1093/ajcn/78.3.526s","ISSN":"00029165","PMID":"12936945","abstract":"Background: Since meat products represent a major source of protein in the Western diet, findings on whether meat intake significantly contributes to the burden of fatal disease have important clinical and public health implications. Objective: The objective was to examine whether a very low meat intake (less than weekly) contributes to greater longevity. Design: We reviewed data from 6 prospective cohort studies and report new findings on the life expectancy of long-term vegetarians from the Adventist Health Study. Results: Our review of the 6 studies found the following trends: 1) a very low meat intake was associated with a significant decrease in risk of death in 4 studies, a nonsignificant decrease in risk of death in the fifth study, and virtually no association in the sixth study; 2) 2 of the studies in which a low meat intake significantly decreased mortality risk also indicated that a longer duration (≥2 decades) of adherence to this diet contributed to a significant decrease in mortality risk and a significant 3.6-y (95% CI: 1.4, 5.8 y) increase in life expectancy; and 3) the protective effect of a very low meat intake seems to attenuate after the ninth decade. Some of the variation in the survival advantage in vegetarians may have been due to marked differences between studies in adjustment for confounders, the definition of vegetarian, measurement error, age distribution, the healthy volunteer effect, and intake of specific plant foods by the vegetarians. Conclusion: Current prospective cohort data from adults in North America and Europe raise the possibility that a lifestyle pattern that includes a very low meat intake is associated with greater longevity.","author":[{"dropping-particle":"","family":"Singh","given":"Pramil N.","non-dropping-particle":"","parse-names":false,"suffix":""},{"dropping-particle":"","family":"Sabaté","given":"Joan","non-dropping-particle":"","parse-names":false,"suffix":""},{"dropping-particle":"","family":"Fraser","given":"Gary E.","non-dropping-particle":"","parse-names":false,"suffix":""}],"container-title":"American Journal of Clinical Nutrition","id":"ITEM-1","issue":"3 SUPPL.","issued":{"date-parts":[["2003","9","1"]]},"page":"526-558","publisher":"American Society for Nutrition","title":"Does low meat consumption increase life expectancy in humans?","type":"paper-conference","volume":"78"},"uris":["http://www.mendeley.com/documents/?uuid=0e9f3dcf-3c03-3163-9295-092703b3fddb"]}],"mendeley":{"formattedCitation":"(Singh, Sabaté and Fraser, 2003)","plainTextFormattedCitation":"(Singh, Sabaté and Fraser, 2003)","previouslyFormattedCitation":"(Singh, Sabaté and Fraser, 2003)"},"properties":{"noteIndex":0},"schema":"https://github.com/citation-style-language/schema/raw/master/csl-citation.json"}</w:instrText>
      </w:r>
      <w:r w:rsidR="00414F7F">
        <w:fldChar w:fldCharType="separate"/>
      </w:r>
      <w:r w:rsidR="00414F7F" w:rsidRPr="00414F7F">
        <w:rPr>
          <w:noProof/>
        </w:rPr>
        <w:t>(Singh, Sabaté and Fraser, 2003)</w:t>
      </w:r>
      <w:r w:rsidR="00414F7F">
        <w:fldChar w:fldCharType="end"/>
      </w:r>
      <w:r w:rsidR="006D7C5E">
        <w:t xml:space="preserve">, </w:t>
      </w:r>
      <w:r w:rsidR="00B11B43">
        <w:t>Furthermore</w:t>
      </w:r>
      <w:r w:rsidR="00B422D9">
        <w:t xml:space="preserve">, it is believed </w:t>
      </w:r>
      <w:r w:rsidR="394C2FF3">
        <w:t>that</w:t>
      </w:r>
      <w:r w:rsidR="00B422D9">
        <w:t xml:space="preserve"> women live longer than </w:t>
      </w:r>
      <w:r w:rsidR="68B73137">
        <w:t>men,</w:t>
      </w:r>
      <w:r w:rsidR="00B422D9">
        <w:t xml:space="preserve"> but it has only been </w:t>
      </w:r>
      <w:r w:rsidR="00B422D9">
        <w:lastRenderedPageBreak/>
        <w:t>proven to be a myth</w:t>
      </w:r>
      <w:r w:rsidR="00EF0763">
        <w:t xml:space="preserve"> by the study conducted </w:t>
      </w:r>
      <w:r w:rsidR="00267934">
        <w:t xml:space="preserve">in three Nordic </w:t>
      </w:r>
      <w:commentRangeStart w:id="81"/>
      <w:r w:rsidR="00267934">
        <w:t xml:space="preserve">Populations over </w:t>
      </w:r>
      <w:r w:rsidR="51515D3B">
        <w:t xml:space="preserve">men and women </w:t>
      </w:r>
      <w:commentRangeEnd w:id="81"/>
      <w:r w:rsidR="005A331F">
        <w:rPr>
          <w:rStyle w:val="CommentReference"/>
        </w:rPr>
        <w:commentReference w:id="81"/>
      </w:r>
      <w:r w:rsidR="00267934">
        <w:t>aged 75 and above.</w:t>
      </w:r>
      <w:r w:rsidR="00067969">
        <w:t xml:space="preserve"> </w:t>
      </w:r>
      <w:r w:rsidR="00B11B43">
        <w:fldChar w:fldCharType="begin" w:fldLock="1"/>
      </w:r>
      <w:r w:rsidR="00B11B43">
        <w:instrText>ADDIN CSL_CITATION {"citationItems":[{"id":"ITEM-1","itemData":{"DOI":"10.1007/s40520-015-0418-0","ISSN":"17208319","PMID":"26254793","abstract":"Background and aims: While predictors of survival in older people have been examined in depth in a large number of studies, a literature search revealed no cross-national comparative prospective cohort studies on this issue. This study investigated survival and its predictors from age 75 to 85 among three local Nordic populations using survival data on national cohorts as background information. Methods: The data were derived from national registers and from samples of 75-year old living in Denmark, Sweden, and Finland. The subjects were invited to take part in interviews and examinations focusing on different domains of health, functional capacity, and physical and social activities. Results: The proportion of survivors to age 75 was markedly smaller among the Finnish men and women than Danish or Swedish subjects. In the local population no marked differences in survival from age 75 to 85 were observed between the groups of men, while women survived longer than men and longer in Göteborg than in Glostrup or Jyväskylä. Univariate models revealed 12 predictors of survival. In the multivariate models, the significant predictors among men related to physical fitness, whereas among women they pertained to social activities and morbidity. Conclusions: Despite great differences in the proportions of survivors to age 75, and excepting the survival advantage of women, only minor differences were present in the subjects’ further survival to age 85. In the univariate analyses, many of the factors predictive of survival from age 75 to 85 were the same in the examined populations, whereas in the multivariate analyses differences between the sexes emerged.","author":[{"dropping-particle":"","family":"Heikkinen","given":"E.","non-dropping-particle":"","parse-names":false,"suffix":""},{"dropping-particle":"","family":"Kauppinen","given":"M.","non-dropping-particle":"","parse-names":false,"suffix":""},{"dropping-particle":"","family":"Schroll","given":"M.","non-dropping-particle":"","parse-names":false,"suffix":""},{"dropping-particle":"","family":"Steen","given":"B.","non-dropping-particle":"","parse-names":false,"suffix":""},{"dropping-particle":"","family":"Era","given":"P.","non-dropping-particle":"","parse-names":false,"suffix":""}],"container-title":"Aging Clinical and Experimental Research","id":"ITEM-1","issue":"3","issued":{"date-parts":[["2016","6","1"]]},"page":"541-550","publisher":"Springer International Publishing","title":"Survival and its predictors from age 75 to 85 in men and women belonging to cohorts with marked survival differences to age 75: a comparative study in three Nordic populations","type":"article-journal","volume":"28"},"uris":["http://www.mendeley.com/documents/?uuid=539f0cbf-6704-3fe0-b4a7-8d74860bcee4"]}],"mendeley":{"formattedCitation":"(Heikkinen &lt;i&gt;et al.&lt;/i&gt;, 2016)","plainTextFormattedCitation":"(Heikkinen et al., 2016)","previouslyFormattedCitation":"(Heikkinen &lt;i&gt;et al.&lt;/i&gt;, 2016)"},"properties":{"noteIndex":0},"schema":"https://github.com/citation-style-language/schema/raw/master/csl-citation.json"}</w:instrText>
      </w:r>
      <w:r w:rsidR="00B11B43">
        <w:fldChar w:fldCharType="separate"/>
      </w:r>
      <w:r w:rsidR="00067969" w:rsidRPr="11887289">
        <w:rPr>
          <w:noProof/>
        </w:rPr>
        <w:t xml:space="preserve">(Heikkinen </w:t>
      </w:r>
      <w:r w:rsidR="00067969" w:rsidRPr="11887289">
        <w:rPr>
          <w:i/>
          <w:iCs/>
          <w:noProof/>
        </w:rPr>
        <w:t>et al.</w:t>
      </w:r>
      <w:r w:rsidR="00067969" w:rsidRPr="11887289">
        <w:rPr>
          <w:noProof/>
        </w:rPr>
        <w:t>, 2016)</w:t>
      </w:r>
      <w:r w:rsidR="00B11B43">
        <w:fldChar w:fldCharType="end"/>
      </w:r>
      <w:r w:rsidR="006A56C0">
        <w:t xml:space="preserve"> </w:t>
      </w:r>
      <w:r w:rsidR="00B11B43">
        <w:fldChar w:fldCharType="begin" w:fldLock="1"/>
      </w:r>
      <w:r w:rsidR="00B11B43">
        <w:instrText>ADDIN CSL_CITATION {"citationItems":[{"id":"ITEM-1","itemData":{"DOI":"10.1016/S0140-6736(18)31891-9","ISSN":"1474547X","PMID":"30496102","abstract":"Background: Assessments of age-specifc mortality and life expectancy have been done by the UN Population Division, Department of Economics and Social Afairs (UNPOP), the United States Census Bureau, WHO, and as part of previous iterations of the Global Burden of Diseases, Injuries, and Risk Factors Study (GBD). Previous iterations of the GBD used population estimates from UNPOP, which were not derived in a way that was internally consistent with the estimates of the numbers of deaths in the GBD. The present iteration of the GBD, GBD 2017, improves on previous assessments and provides timely estimates of the mortality experience of populations globally. Methods: The GBD uses all available data to produce estimates of mortality rates between 1950 and 2017 for 23 age groups, both sexes, and 918 locations, including 195 countries and territories and subnational locations for 16 countries. Data used include vital registration systems, sample registration systems, household surveys (complete birth histories, summary birth histories, sibling histories), censuses (summary birth histories, household deaths), and Demographic Surveillance Sites. In total, this analysis used 8259 data sources. Estimates of the probability of death between birth and the age of 5 years and between ages 15 and 60 years are generated and then input into a model life table system to produce complete life tables for all locations and years. Fatal discontinuities and mortality due to HIV/AIDS are analysed separately and then incorporated into the estimation. We analyse the relationship between age-specifc mortality and development status using the Socio-demographic Index, a composite measure based on fertility under the age of 25 years, education, and income. There are four main methodological improvements in GBD 2017 compared with GBD 2016: 622 additional data sources have been incorporated; new estimates of population, generated by the GBD study, are used; statistical methods used in diferent components of the analysis have been further standardised and improved; and the analysis has been extended backwards in time by two decades to start in 1950. Findings: Globally, 18·7% (95% uncertainty interval 18·4-19·0) of deaths were registered in 1950 and that proportion has been steadily increasing since, with 58·8% (58·2-59·3) of all deaths being registered in 2015. At the global level, between 1950 and 2017, life expectancy increased from 48·1 years (46·5-49·6) to 70·5 years (70·1-70·8) for m…","author":[{"dropping-particle":"","family":"Dicker","given":"Daniel","non-dropping-particle":"","parse-names":false,"suffix":""},{"dropping-particle":"","family":"Nguyen","given":"Grant","non-dropping-particle":"","parse-names":false,"suffix":""},{"dropping-particle":"","family":"Abate","given":"Degu","non-dropping-particle":"","parse-names":false,"suffix":""},{"dropping-particle":"","family":"Abate","given":"Kalkidan Hassen","non-dropping-particle":"","parse-names":false,"suffix":""},{"dropping-particle":"","family":"Abay","given":"Solomon M.","non-dropping-particle":"","parse-names":false,"suffix":""},{"dropping-particle":"","family":"Abbafati","given":"Cristiana","non-dropping-particle":"","parse-names":false,"suffix":""},{"dropping-particle":"","family":"Abbasi","given":"Nooshin","non-dropping-particle":"","parse-names":false,"suffix":""},{"dropping-particle":"","family":"Abbastabar","given":"Hedayat","non-dropping-particle":"","parse-names":false,"suffix":""},{"dropping-particle":"","family":"Abd-Allah","given":"Foad","non-dropping-particle":"","parse-names":false,"suffix":""},{"dropping-particle":"","family":"Abdela","given":"Jemal","non-dropping-particle":"","parse-names":false,"suffix":""},{"dropping-particle":"","family":"Abdelalim","given":"Ahmed","non-dropping-particle":"","parse-names":false,"suffix":""},{"dropping-particle":"","family":"Abdel-Rahman","given":"Omar","non-dropping-particle":"","parse-names":false,"suffix":""},{"dropping-particle":"","family":"Abdi","given":"Alireza","non-dropping-particle":"","parse-names":false,"suffix":""},{"dropping-particle":"","family":"Abdollahpour","given":"Ibrahim","non-dropping-particle":"","parse-names":false,"suffix":""},{"dropping-particle":"","family":"Abdulkader","given":"Rizwan Suliankatchi","non-dropping-particle":"","parse-names":false,"suffix":""},{"dropping-particle":"","family":"Abdurahman","given":"Ahmed Abdulahi","non-dropping-particle":"","parse-names":false,"suffix":""},{"dropping-particle":"","family":"Abebe","given":"Haftom Temesgen","non-dropping-particle":"","parse-names":false,"suffix":""},{"dropping-particle":"","family":"Abebe","given":"Molla","non-dropping-particle":"","parse-names":false,"suffix":""},{"dropping-particle":"","family":"Abebe","given":"Zegeye","non-dropping-particle":"","parse-names":false,"suffix":""},{"dropping-particle":"","family":"Abebo","given":"Teshome Abuka","non-dropping-particle":"","parse-names":false,"suffix":""},{"dropping-particle":"","family":"Aboyans","given":"Victor","non-dropping-particle":"","parse-names":false,"suffix":""},{"dropping-particle":"","family":"Abraha","given":"Haftom Niguse","non-dropping-particle":"","parse-names":false,"suffix":""},{"dropping-particle":"","family":"Abrham","given":"Aklilu Roba","non-dropping-particle":"","parse-names":false,"suffix":""},{"dropping-particle":"","family":"Abu-Raddad","given":"Laith Jamal","non-dropping-particle":"","parse-names":false,"suffix":""},{"dropping-particle":"","family":"Abu-Rmeileh","given":"Niveen M.E.","non-dropping-particle":"","parse-names":false,"suffix":""},{"dropping-particle":"","family":"Accrombessi","given":"Manfred Mario Kokou","non-dropping-particle":"","parse-names":false,"suffix":""},{"dropping-particle":"","family":"Acharya","given":"Pawan","non-dropping-particle":"","parse-names":false,"suffix":""},{"dropping-particle":"","family":"Adebayo","given":"Oladimeji M.","non-dropping-particle":"","parse-names":false,"suffix":""},{"dropping-particle":"","family":"Adedeji","given":"Isaac Akinkunmi","non-dropping-particle":"","parse-names":false,"suffix":""},{"dropping-particle":"","family":"Adedoyin","given":"Rufus Adesoji","non-dropping-particle":"","parse-names":false,"suffix":""},{"dropping-particle":"","family":"Adekanmbi","given":"Victor","non-dropping-particle":"","parse-names":false,"suffix":""},{"dropping-particle":"","family":"Adetokunboh","given":"Olatunji O.","non-dropping-particle":"","parse-names":false,"suffix":""},{"dropping-particle":"","family":"Adhena","given":"Beyene Meressa","non-dropping-particle":"","parse-names":false,"suffix":""},{"dropping-particle":"","family":"Adhikari","given":"Tara Ballav","non-dropping-particle":"","parse-names":false,"suffix":""},{"dropping-particle":"","family":"Adib","given":"Mina G.","non-dropping-particle":"","parse-names":false,"suffix":""},{"dropping-particle":"","family":"Adou","given":"ArsÃ¨ne Kouablan","non-dropping-particle":"","parse-names":false,"suffix":""},{"dropping-particle":"","family":"Adsuar","given":"Jose C.","non-dropping-particle":"","parse-names":false,"suffix":""},{"dropping-particle":"","family":"Afarideh","given":"Mohsen","non-dropping-particle":"","parse-names":false,"suffix":""},{"dropping-particle":"","family":"Afshin","given":"Ashkan","non-dropping-particle":"","parse-names":false,"suffix":""},{"dropping-particle":"","family":"Agarwal","given":"Gina","non-dropping-particle":"","parse-names":false,"suffix":""},{"dropping-particle":"","family":"Aggarwal","given":"Rakesh","non-dropping-particle":"","parse-names":false,"suffix":""},{"dropping-particle":"","family":"Aghayan","given":"Sargis Aghasi","non-dropping-particle":"","parse-names":false,"suffix":""},{"dropping-particle":"","family":"Agrawal","given":"Sutapa","non-dropping-particle":"","parse-names":false,"suffix":""},{"dropping-particle":"","family":"Agrawal","given":"Anurag","non-dropping-particle":"","parse-names":false,"suffix":""},{"dropping-particle":"","family":"Ahmadi","given":"Mehdi","non-dropping-particle":"","parse-names":false,"suffix":""},{"dropping-particle":"","family":"Ahmadi","given":"Alireza","non-dropping-particle":"","parse-names":false,"suffix":""},{"dropping-particle":"","family":"Ahmadieh","given":"Hamid","non-dropping-particle":"","parse-names":false,"suffix":""},{"dropping-particle":"","family":"Ahmed","given":"Mohamed Lemine Cheikh Brahim","non-dropping-particle":"","parse-names":false,"suffix":""},{"dropping-particle":"","family":"Ahmed","given":"Sayem","non-dropping-particle":"","parse-names":false,"suffix":""},{"dropping-particle":"","family":"Ahmed","given":"Muktar Beshir","non-dropping-particle":"","parse-names":false,"suffix":""},{"dropping-particle":"","family":"Aichour","given":"Amani Nidhal","non-dropping-particle":"","parse-names":false,"suffix":""},{"dropping-particle":"","family":"Aichour","given":"Ibtihel","non-dropping-particle":"","parse-names":false,"suffix":""},{"dropping-particle":"","family":"Aichour","given":"Miloud Taki Eddine","non-dropping-particle":"","parse-names":false,"suffix":""},{"dropping-particle":"","family":"Akanda","given":"Ali S.","non-dropping-particle":"","parse-names":false,"suffix":""},{"dropping-particle":"","family":"Akbari","given":"Mohammad Esmaeil","non-dropping-particle":"","parse-names":false,"suffix":""},{"dropping-particle":"","family":"Akibu","given":"Mohammed","non-dropping-particle":"","parse-names":false,"suffix":""},{"dropping-particle":"","family":"Akinyemi","given":"Rufus Olusola","non-dropping-particle":"","parse-names":false,"suffix":""},{"dropping-particle":"","family":"Akinyemiju","given":"Tomi","non-dropping-particle":"","parse-names":false,"suffix":""},{"dropping-particle":"","family":"Akseer","given":"Nadia","non-dropping-particle":"","parse-names":false,"suffix":""},{"dropping-particle":"","family":"Alahdab","given":"Fares","non-dropping-particle":"","parse-names":false,"suffix":""},{"dropping-particle":"","family":"Al-Aly","given":"Ziyad","non-dropping-particle":"","parse-names":false,"suffix":""},{"dropping-particle":"","family":"Alam","given":"Khurshid","non-dropping-particle":"","parse-names":false,"suffix":""},{"dropping-particle":"","family":"Alebel","given":"Animut","non-dropping-particle":"","parse-names":false,"suffix":""},{"dropping-particle":"V.","family":"Aleman","given":"Alicia","non-dropping-particle":"","parse-names":false,"suffix":""},{"dropping-particle":"","family":"Alene","given":"Kefyalew Addis","non-dropping-particle":"","parse-names":false,"suffix":""},{"dropping-particle":"","family":"Al-Eyadhy","given":"Ayman","non-dropping-particle":"","parse-names":false,"suffix":""},{"dropping-particle":"","family":"Ali","given":"Raghib","non-dropping-particle":"","parse-names":false,"suffix":""},{"dropping-particle":"","family":"Alijanzadeh","given":"Mehran","non-dropping-particle":"","parse-names":false,"suffix":""},{"dropping-particle":"","family":"Alizadeh-Navaei","given":"Reza","non-dropping-particle":"","parse-names":false,"suffix":""},{"dropping-particle":"","family":"Aljunid","given":"Syed Mohamed","non-dropping-particle":"","parse-names":false,"suffix":""},{"dropping-particle":"","family":"Alkerwi","given":"Alaâ€™A","non-dropping-particle":"","parse-names":false,"suffix":""},{"dropping-particle":"","family":"Alla","given":"FranÃ§ois","non-dropping-particle":"","parse-names":false,"suffix":""},{"dropping-particle":"","family":"Allebeck","given":"Peter","non-dropping-particle":"","parse-names":false,"suffix":""},{"dropping-particle":"","family":"Allen","given":"Christine A.","non-dropping-particle":"","parse-names":false,"suffix":""},{"dropping-particle":"","family":"Alonso","given":"Jordi","non-dropping-particle":"","parse-names":false,"suffix":""},{"dropping-particle":"","family":"Al-Raddadi","given":"Rajaa M.","non-dropping-particle":"","parse-names":false,"suffix":""},{"dropping-particle":"","family":"Alsharif","given":"Ubai","non-dropping-particle":"","parse-names":false,"suffix":""},{"dropping-particle":"","family":"Altirkawi","given":"Khalid","non-dropping-particle":"","parse-names":false,"suffix":""},{"dropping-particle":"","family":"Alvis-Guzman","given":"Nelson","non-dropping-particle":"","parse-names":false,"suffix":""},{"dropping-particle":"","family":"Amare","given":"Azmeraw T.","non-dropping-particle":"","parse-names":false,"suffix":""},{"dropping-particle":"","family":"Amini","given":"Erfan","non-dropping-particle":"","parse-names":false,"suffix":""},{"dropping-particle":"","family":"Ammar","given":"Walid","non-dropping-particle":"","parse-names":false,"suffix":""},{"dropping-particle":"","family":"Amoako","given":"Yaw Ampem","non-dropping-particle":"","parse-names":false,"suffix":""},{"dropping-particle":"","family":"Anber","given":"Nahla Hamed","non-dropping-particle":"","parse-names":false,"suffix":""},{"dropping-particle":"","family":"Andrei","given":"Catalina Liliana","non-dropping-particle":"","parse-names":false,"suffix":""},{"dropping-particle":"","family":"Androudi","given":"Sofia","non-dropping-particle":"","parse-names":false,"suffix":""},{"dropping-particle":"","family":"Animut","given":"Megbaru Debalkie","non-dropping-particle":"","parse-names":false,"suffix":""},{"dropping-particle":"","family":"Anjomshoa","given":"Mina","non-dropping-particle":"","parse-names":false,"suffix":""},{"dropping-particle":"","family":"Anlay","given":"Degefaye Zelalem","non-dropping-particle":"","parse-names":false,"suffix":""},{"dropping-particle":"","family":"Ansari","given":"Hossein","non-dropping-particle":"","parse-names":false,"suffix":""},{"dropping-particle":"","family":"Ansariadi","given":"Ansariadi","non-dropping-particle":"","parse-names":false,"suffix":""},{"dropping-particle":"","family":"Ansha","given":"Mustafa Geleto","non-dropping-particle":"","parse-names":false,"suffix":""},{"dropping-particle":"","family":"Antonio","given":"Carl Abelardo T.","non-dropping-particle":"","parse-names":false,"suffix":""},{"dropping-particle":"","family":"Appiah","given":"Seth Christopher Yaw","non-dropping-particle":"","parse-names":false,"suffix":""},{"dropping-particle":"","family":"Aremu","given":"Olatunde","non-dropping-particle":"","parse-names":false,"suffix":""},{"dropping-particle":"","family":"Areri","given":"Habtamu Abera","non-dropping-particle":"","parse-names":false,"suffix":""},{"dropping-particle":"","family":"Ã„rnlÃ¶v","given":"Johan","non-dropping-particle":"","parse-names":false,"suffix":""},{"dropping-particle":"","family":"Arora","given":"Megha","non-dropping-particle":"","parse-names":false,"suffix":""},{"dropping-particle":"","family":"Artaman","given":"Al","non-dropping-particle":"","parse-names":false,"suffix":""},{"dropping-particle":"","family":"Aryal","given":"Krishna K.","non-dropping-particle":"","parse-names":false,"suffix":""},{"dropping-particle":"","family":"Asadi-Lari","given":"Mohsen","non-dropping-particle":"","parse-names":false,"suffix":""},{"dropping-particle":"","family":"Asayesh","given":"Hamid","non-dropping-particle":"","parse-names":false,"suffix":""},{"dropping-particle":"","family":"Asfaw","given":"Ephrem Tsegay","non-dropping-particle":"","parse-names":false,"suffix":""},{"dropping-particle":"","family":"Asgedom","given":"Solomon Weldegebreal","non-dropping-particle":"","parse-names":false,"suffix":""},{"dropping-particle":"","family":"Assadi","given":"Reza","non-dropping-particle":"","parse-names":false,"suffix":""},{"dropping-particle":"","family":"Ataro","given":"Zerihun","non-dropping-particle":"","parse-names":false,"suffix":""},{"dropping-particle":"","family":"Atey","given":"Tesfay Mehari Mehari","non-dropping-particle":"","parse-names":false,"suffix":""},{"dropping-particle":"","family":"Athari","given":"Seyyed Shamsadin","non-dropping-particle":"","parse-names":false,"suffix":""},{"dropping-particle":"","family":"Atique","given":"Suleman","non-dropping-particle":"","parse-names":false,"suffix":""},{"dropping-particle":"","family":"Atre","given":"Sachin R.","non-dropping-particle":"","parse-names":false,"suffix":""},{"dropping-particle":"","family":"Atteraya","given":"Madhu Sudhan","non-dropping-particle":"","parse-names":false,"suffix":""},{"dropping-particle":"","family":"Attia","given":"Engi F.","non-dropping-particle":"","parse-names":false,"suffix":""},{"dropping-particle":"","family":"Ausloos","given":"Marcel","non-dropping-particle":"","parse-names":false,"suffix":""},{"dropping-particle":"","family":"Avila-Burgos","given":"Leticia","non-dropping-particle":"","parse-names":false,"suffix":""},{"dropping-particle":"","family":"Avokpaho","given":"Euripide F.G.A.","non-dropping-particle":"","parse-names":false,"suffix":""},{"dropping-particle":"","family":"Awasthi","given":"Ashish","non-dropping-particle":"","parse-names":false,"suffix":""},{"dropping-particle":"","family":"Awuah","given":"Baffour","non-dropping-particle":"","parse-names":false,"suffix":""},{"dropping-particle":"","family":"Ayala Quintanilla","given":"Beatriz Paulina","non-dropping-particle":"","parse-names":false,"suffix":""},{"dropping-particle":"","family":"Ayele","given":"Henok Tadesse","non-dropping-particle":"","parse-names":false,"suffix":""},{"dropping-particle":"","family":"Ayele","given":"Yohanes","non-dropping-particle":"","parse-names":false,"suffix":""},{"dropping-particle":"","family":"Ayer","given":"Rakesh","non-dropping-particle":"","parse-names":false,"suffix":""},{"dropping-particle":"","family":"Ayuk","given":"Tambe B.","non-dropping-particle":"","parse-names":false,"suffix":""},{"dropping-particle":"","family":"Azzopardi","given":"Peter S.","non-dropping-particle":"","parse-names":false,"suffix":""},{"dropping-particle":"","family":"Azzopardi-Muscat","given":"Natasha","non-dropping-particle":"","parse-names":false,"suffix":""},{"dropping-particle":"","family":"Badali","given":"Hamid","non-dropping-particle":"","parse-names":false,"suffix":""},{"dropping-particle":"","family":"Badawi","given":"Alaa","non-dropping-particle":"","parse-names":false,"suffix":""},{"dropping-particle":"","family":"Balakrishnan","given":"Kalpana","non-dropping-particle":"","parse-names":false,"suffix":""},{"dropping-particle":"","family":"Bali","given":"Ayele Geleto","non-dropping-particle":"","parse-names":false,"suffix":""},{"dropping-particle":"","family":"Banach","given":"Maciej","non-dropping-particle":"","parse-names":false,"suffix":""},{"dropping-particle":"","family":"Banstola","given":"Amrit","non-dropping-particle":"","parse-names":false,"suffix":""},{"dropping-particle":"","family":"Barac","given":"Aleksandra","non-dropping-particle":"","parse-names":false,"suffix":""},{"dropping-particle":"","family":"Barboza","given":"Miguel A.","non-dropping-particle":"","parse-names":false,"suffix":""},{"dropping-particle":"","family":"Barquera","given":"Simon","non-dropping-particle":"","parse-names":false,"suffix":""},{"dropping-particle":"","family":"Barrero","given":"Lope H.","non-dropping-particle":"","parse-names":false,"suffix":""},{"dropping-particle":"","family":"Basaleem","given":"Huda","non-dropping-particle":"","parse-names":false,"suffix":""},{"dropping-particle":"","family":"Bassat","given":"Quique","non-dropping-particle":"","parse-names":false,"suffix":""},{"dropping-particle":"","family":"Basu","given":"Arindam","non-dropping-particle":"","parse-names":false,"suffix":""},{"dropping-particle":"","family":"Basu","given":"Sanjay","non-dropping-particle":"","parse-names":false,"suffix":""},{"dropping-particle":"","family":"Baune","given":"Bernhard T.","non-dropping-particle":"","parse-names":false,"suffix":""},{"dropping-particle":"","family":"Bazargan-Hejazi","given":"Shahrzad","non-dropping-particle":"","parse-names":false,"suffix":""},{"dropping-particle":"","family":"Bedi","given":"Neeraj","non-dropping-particle":"","parse-names":false,"suffix":""},{"dropping-particle":"","family":"Beghi","given":"Ettore","non-dropping-particle":"","parse-names":false,"suffix":""},{"dropping-particle":"","family":"Behzadifar","given":"Masoud","non-dropping-particle":"","parse-names":false,"suffix":""},{"dropping-particle":"","family":"Behzadifar","given":"Meysam","non-dropping-particle":"","parse-names":false,"suffix":""},{"dropping-particle":"","family":"BÃ©jot","given":"Yannick","non-dropping-particle":"","parse-names":false,"suffix":""},{"dropping-particle":"","family":"Bekele","given":"Bayu Begashaw","non-dropping-particle":"","parse-names":false,"suffix":""},{"dropping-particle":"","family":"Belachew","given":"Abate Bekele","non-dropping-particle":"","parse-names":false,"suffix":""},{"dropping-particle":"","family":"Belay","given":"Aregawi Gebreyesus","non-dropping-particle":"","parse-names":false,"suffix":""},{"dropping-particle":"","family":"Belay","given":"Ezra","non-dropping-particle":"","parse-names":false,"suffix":""},{"dropping-particle":"","family":"Belay","given":"Saba Abraham","non-dropping-particle":"","parse-names":false,"suffix":""},{"dropping-particle":"","family":"Belay","given":"Yihalem Abebe","non-dropping-particle":"","parse-names":false,"suffix":""},{"dropping-particle":"","family":"Bell","given":"Michelle L.","non-dropping-particle":"","parse-names":false,"suffix":""},{"dropping-particle":"","family":"Bello","given":"Aminu K.","non-dropping-particle":"","parse-names":false,"suffix":""},{"dropping-particle":"","family":"Bennett","given":"Derrick A.","non-dropping-particle":"","parse-names":false,"suffix":""},{"dropping-particle":"","family":"Bensenor","given":"Isabela M.","non-dropping-particle":"","parse-names":false,"suffix":""},{"dropping-particle":"","family":"Berhane","given":"Adugnaw","non-dropping-particle":"","parse-names":false,"suffix":""},{"dropping-particle":"","family":"Berman","given":"Adam E.","non-dropping-particle":"","parse-names":false,"suffix":""},{"dropping-particle":"","family":"Bernabe","given":"Eduardo","non-dropping-particle":"","parse-names":false,"suffix":""},{"dropping-particle":"","family":"Bernstein","given":"Robert S.","non-dropping-particle":"","parse-names":false,"suffix":""},{"dropping-particle":"","family":"Bertolacci","given":"Gregory J.","non-dropping-particle":"","parse-names":false,"suffix":""},{"dropping-particle":"","family":"Beuran","given":"Mircea","non-dropping-particle":"","parse-names":false,"suffix":""},{"dropping-particle":"","family":"Beyranvand","given":"Tina","non-dropping-particle":"","parse-names":false,"suffix":""},{"dropping-particle":"","family":"Bhala","given":"Neeraj","non-dropping-particle":"","parse-names":false,"suffix":""},{"dropping-particle":"","family":"Bhatia","given":"Eesh","non-dropping-particle":"","parse-names":false,"suffix":""},{"dropping-particle":"","family":"Bhatt","given":"Samir","non-dropping-particle":"","parse-names":false,"suffix":""},{"dropping-particle":"","family":"Bhattarai","given":"Suraj","non-dropping-particle":"","parse-names":false,"suffix":""},{"dropping-particle":"","family":"Bhaumik","given":"Soumyadeeep","non-dropping-particle":"","parse-names":false,"suffix":""},{"dropping-particle":"","family":"Bhutta","given":"Zulfiqar A.","non-dropping-particle":"","parse-names":false,"suffix":""},{"dropping-particle":"","family":"Biadgo","given":"Belete","non-dropping-particle":"","parse-names":false,"suffix":""},{"dropping-particle":"","family":"Bijani","given":"Ali","non-dropping-particle":"","parse-names":false,"suffix":""},{"dropping-particle":"","family":"Bikbov","given":"Boris","non-dropping-particle":"","parse-names":false,"suffix":""},{"dropping-particle":"","family":"Bililign","given":"Nigus","non-dropping-particle":"","parse-names":false,"suffix":""},{"dropping-particle":"","family":"Sayeed","given":"Muhammad Shahdaat","non-dropping-particle":"Bin","parse-names":false,"suffix":""},{"dropping-particle":"","family":"Birlik","given":"Sait Mentes","non-dropping-particle":"","parse-names":false,"suffix":""},{"dropping-particle":"","family":"Birungi","given":"Charles","non-dropping-particle":"","parse-names":false,"suffix":""},{"dropping-particle":"","family":"Bisanzio","given":"Donal","non-dropping-particle":"","parse-names":false,"suffix":""},{"dropping-particle":"","family":"Biswas","given":"Tuhin","non-dropping-particle":"","parse-names":false,"suffix":""},{"dropping-particle":"","family":"BjÃ¸rge","given":"Tone","non-dropping-particle":"","parse-names":false,"suffix":""},{"dropping-particle":"","family":"Bleyer","given":"Archie","non-dropping-particle":"","parse-names":false,"suffix":""},{"dropping-particle":"","family":"Bora Basara","given":"Berrak","non-dropping-particle":"","parse-names":false,"suffix":""},{"dropping-particle":"","family":"Bose","given":"Dipan","non-dropping-particle":"","parse-names":false,"suffix":""},{"dropping-particle":"","family":"Bosetti","given":"Cristina","non-dropping-particle":"","parse-names":false,"suffix":""},{"dropping-particle":"","family":"Boufous","given":"Soufiane","non-dropping-particle":"","parse-names":false,"suffix":""},{"dropping-particle":"","family":"Bourne","given":"Rupert","non-dropping-particle":"","parse-names":false,"suffix":""},{"dropping-particle":"","family":"Brady","given":"Oliver J.","non-dropping-particle":"","parse-names":false,"suffix":""},{"dropping-particle":"","family":"Bragazzi","given":"Nicola Luigi","non-dropping-particle":"","parse-names":false,"suffix":""},{"dropping-particle":"","family":"Brant","given":"Luisa C.","non-dropping-particle":"","parse-names":false,"suffix":""},{"dropping-particle":"","family":"Brazinova","given":"Alexandra","non-dropping-particle":"","parse-names":false,"suffix":""},{"dropping-particle":"","family":"Breitborde","given":"Nicholas J.K.","non-dropping-particle":"","parse-names":false,"suffix":""},{"dropping-particle":"","family":"Brenner","given":"Hermann","non-dropping-particle":"","parse-names":false,"suffix":""},{"dropping-particle":"","family":"Britton","given":"Gabrielle","non-dropping-particle":"","parse-names":false,"suffix":""},{"dropping-particle":"","family":"Brugha","given":"Traolach","non-dropping-particle":"","parse-names":false,"suffix":""},{"dropping-particle":"","family":"Burke","given":"Kristin E.","non-dropping-particle":"","parse-names":false,"suffix":""},{"dropping-particle":"","family":"Busse","given":"Reinhard","non-dropping-particle":"","parse-names":false,"suffix":""},{"dropping-particle":"","family":"Butt","given":"Zahid A.","non-dropping-particle":"","parse-names":false,"suffix":""},{"dropping-particle":"","family":"Cahuana-Hurtado","given":"Lucero","non-dropping-particle":"","parse-names":false,"suffix":""},{"dropping-particle":"","family":"Callender","given":"Charlton S.K.H.","non-dropping-particle":"","parse-names":false,"suffix":""},{"dropping-particle":"","family":"Campos-Nonato","given":"Ismael R.","non-dropping-particle":"","parse-names":false,"suffix":""},{"dropping-particle":"","family":"Campuzano Rincon","given":"Julio Cesar","non-dropping-particle":"","parse-names":false,"suffix":""},{"dropping-particle":"","family":"Cano","given":"Jorge","non-dropping-particle":"","parse-names":false,"suffix":""},{"dropping-particle":"","family":"Car","given":"Mate","non-dropping-particle":"","parse-names":false,"suffix":""},{"dropping-particle":"","family":"CÃ¡rdenas","given":"Rosario","non-dropping-particle":"","parse-names":false,"suffix":""},{"dropping-particle":"","family":"Carreras","given":"Giulia","non-dropping-particle":"","parse-names":false,"suffix":""},{"dropping-particle":"","family":"Carrero","given":"Juan J.","non-dropping-particle":"","parse-names":false,"suffix":""},{"dropping-particle":"","family":"Carter","given":"Austin","non-dropping-particle":"","parse-names":false,"suffix":""},{"dropping-particle":"","family":"Carvalho","given":"FÃ©lix","non-dropping-particle":"","parse-names":false,"suffix":""},{"dropping-particle":"","family":"CastaÃ±eda-Orjuela","given":"Carlos A.","non-dropping-particle":"","parse-names":false,"suffix":""},{"dropping-particle":"","family":"Castillo Rivas","given":"Jacqueline","non-dropping-particle":"","parse-names":false,"suffix":""},{"dropping-particle":"","family":"Castro","given":"Franz","non-dropping-particle":"","parse-names":false,"suffix":""},{"dropping-particle":"","family":"CatalÃ¡-LÃ³pez","given":"FerrÃ¡n","non-dropping-particle":"","parse-names":false,"suffix":""},{"dropping-particle":"","family":"Ã‡avlin","given":"Alanur","non-dropping-particle":"","parse-names":false,"suffix":""},{"dropping-particle":"","family":"Cerin","given":"Ester","non-dropping-particle":"","parse-names":false,"suffix":""},{"dropping-particle":"","family":"Chaiah","given":"Yazan","non-dropping-particle":"","parse-names":false,"suffix":""},{"dropping-particle":"","family":"Champs","given":"Ana Paula","non-dropping-particle":"","parse-names":false,"suffix":""},{"dropping-particle":"","family":"Chang","given":"Hsing Yi","non-dropping-particle":"","parse-names":false,"suffix":""},{"dropping-particle":"","family":"Chang","given":"Jung Chen","non-dropping-particle":"","parse-names":false,"suffix":""},{"dropping-particle":"","family":"Chattopadhyay","given":"Aparajita","non-dropping-particle":"","parse-names":false,"suffix":""},{"dropping-particle":"","family":"Chaturvedi","given":"Pankaj","non-dropping-particle":"","parse-names":false,"suffix":""},{"dropping-particle":"","family":"Chen","given":"Wanqing","non-dropping-particle":"","parse-names":false,"suffix":""},{"dropping-particle":"","family":"Chiang","given":"Peggy Pei Chia","non-dropping-particle":"","parse-names":false,"suffix":""},{"dropping-particle":"","family":"Chimed-Ochir","given":"Odgerel","non-dropping-particle":"","parse-names":false,"suffix":""},{"dropping-particle":"","family":"Chin","given":"Ken Lee","non-dropping-particle":"","parse-names":false,"suffix":""},{"dropping-particle":"","family":"Chisumpa","given":"Vesper Hichilombwe","non-dropping-particle":"","parse-names":false,"suffix":""},{"dropping-particle":"","family":"Chitheer","given":"Abdulaal","non-dropping-particle":"","parse-names":false,"suffix":""},{"dropping-particle":"","family":"Choi","given":"Jee Young J.","non-dropping-particle":"","parse-names":false,"suffix":""},{"dropping-particle":"","family":"Christensen","given":"Hanne","non-dropping-particle":"","parse-names":false,"suffix":""},{"dropping-particle":"","family":"Christopher","given":"Devasahayam J.","non-dropping-particle":"","parse-names":false,"suffix":""},{"dropping-particle":"","family":"Chung","given":"Sheng Chia","non-dropping-particle":"","parse-names":false,"suffix":""},{"dropping-particle":"","family":"Cicuttini","given":"Flavia M.","non-dropping-particle":"","parse-names":false,"suffix":""},{"dropping-particle":"","family":"Ciobanu","given":"Liliana G.","non-dropping-particle":"","parse-names":false,"suffix":""},{"dropping-particle":"","family":"Cirillo","given":"Massimo","non-dropping-particle":"","parse-names":false,"suffix":""},{"dropping-particle":"","family":"Claro","given":"Rafael M.","non-dropping-particle":"","parse-names":false,"suffix":""},{"dropping-particle":"","family":"Cohen","given":"Aaron J.","non-dropping-particle":"","parse-names":false,"suffix":""},{"dropping-particle":"","family":"Collado-Mateo","given":"Daniel","non-dropping-particle":"","parse-names":false,"suffix":""},{"dropping-particle":"","family":"Constantin","given":"Maria Magdalena","non-dropping-particle":"","parse-names":false,"suffix":""},{"dropping-particle":"","family":"Conti","given":"Sara","non-dropping-particle":"","parse-names":false,"suffix":""},{"dropping-particle":"","family":"Cooper","given":"Cyrus","non-dropping-particle":"","parse-names":false,"suffix":""},{"dropping-particle":"","family":"Cooper","given":"Leslie Trumbull","non-dropping-particle":"","parse-names":false,"suffix":""},{"dropping-particle":"","family":"Cortesi","given":"Paolo Angelo","non-dropping-particle":"","parse-names":false,"suffix":""},{"dropping-particle":"","family":"Cortinovis","given":"Monica","non-dropping-particle":"","parse-names":false,"suffix":""},{"dropping-particle":"","family":"Cousin","given":"Ewerton","non-dropping-particle":"","parse-names":false,"suffix":""},{"dropping-particle":"","family":"Criqui","given":"Michael H.","non-dropping-particle":"","parse-names":false,"suffix":""},{"dropping-particle":"","family":"Cromwell","given":"Elizabeth A.","non-dropping-particle":"","parse-names":false,"suffix":""},{"dropping-particle":"","family":"Crowe","given":"Christopher Stephen","non-dropping-particle":"","parse-names":false,"suffix":""},{"dropping-particle":"","family":"Crump","given":"John A.","non-dropping-particle":"","parse-names":false,"suffix":""},{"dropping-particle":"","family":"Cucu","given":"Alexandra","non-dropping-particle":"","parse-names":false,"suffix":""},{"dropping-particle":"","family":"Cunningham","given":"Matthew","non-dropping-particle":"","parse-names":false,"suffix":""},{"dropping-particle":"","family":"Daba","given":"Alemneh Kabeta","non-dropping-particle":"","parse-names":false,"suffix":""},{"dropping-particle":"","family":"Dachew","given":"Berihun Assefa","non-dropping-particle":"","parse-names":false,"suffix":""},{"dropping-particle":"","family":"Dadi","given":"Abel Fekadu","non-dropping-particle":"","parse-names":false,"suffix":""},{"dropping-particle":"","family":"Dandona","given":"Lalit","non-dropping-particle":"","parse-names":false,"suffix":""},{"dropping-particle":"","family":"Dandona","given":"Rakhi","non-dropping-particle":"","parse-names":false,"suffix":""},{"dropping-particle":"","family":"Dang","given":"Anh Kim","non-dropping-particle":"","parse-names":false,"suffix":""},{"dropping-particle":"","family":"Dargan","given":"Paul I.","non-dropping-particle":"","parse-names":false,"suffix":""},{"dropping-particle":"","family":"Daryani","given":"Ahmad","non-dropping-particle":"","parse-names":false,"suffix":""},{"dropping-particle":"","family":"Das","given":"Siddharth K.","non-dropping-particle":"","parse-names":false,"suffix":""},{"dropping-particle":"","family":"Gupta","given":"Rajat","non-dropping-particle":"Das","parse-names":false,"suffix":""},{"dropping-particle":"","family":"Neves","given":"JosÃ©","non-dropping-particle":"Das","parse-names":false,"suffix":""},{"dropping-particle":"","family":"Dasa","given":"Tamirat Tesfaye","non-dropping-particle":"","parse-names":false,"suffix":""},{"dropping-particle":"","family":"Dash","given":"Aditya Prasad","non-dropping-particle":"","parse-names":false,"suffix":""},{"dropping-particle":"","family":"Davis Weaver","given":"Nicole","non-dropping-particle":"","parse-names":false,"suffix":""},{"dropping-particle":"","family":"Davitoiu","given":"Dragos Virgil","non-dropping-particle":"","parse-names":false,"suffix":""},{"dropping-particle":"","family":"Davletov","given":"Kairat","non-dropping-particle":"","parse-names":false,"suffix":""},{"dropping-particle":"","family":"Dayama","given":"Anand","non-dropping-particle":"","parse-names":false,"suffix":""},{"dropping-particle":"","family":"Courten","given":"Barbora","non-dropping-particle":"de","parse-names":false,"suffix":""},{"dropping-particle":"","family":"la Hoz","given":"Fernando Pio","non-dropping-particle":"De","parse-names":false,"suffix":""},{"dropping-particle":"","family":"leo","given":"Diego","non-dropping-particle":"De","parse-names":false,"suffix":""},{"dropping-particle":"","family":"Neve","given":"Jan Walter","non-dropping-particle":"De","parse-names":false,"suffix":""},{"dropping-particle":"","family":"Degefa","given":"Meaza Girma","non-dropping-particle":"","parse-names":false,"suffix":""},{"dropping-particle":"","family":"Degenhardt","given":"Louisa","non-dropping-particle":"","parse-names":false,"suffix":""},{"dropping-particle":"","family":"Degfie","given":"Tizta T.","non-dropping-particle":"","parse-names":false,"suffix":""},{"dropping-particle":"","family":"Deiparine","given":"Selina","non-dropping-particle":"","parse-names":false,"suffix":""},{"dropping-particle":"","family":"Dellavalle","given":"Robert P.","non-dropping-particle":"","parse-names":false,"suffix":""},{"dropping-particle":"","family":"Demoz","given":"Gebre Teklemariam","non-dropping-particle":"","parse-names":false,"suffix":""},{"dropping-particle":"","family":"Demtsu","given":"Balem Betsu","non-dropping-particle":"","parse-names":false,"suffix":""},{"dropping-particle":"","family":"Denova-GutiÃ©rrez","given":"Edgar","non-dropping-particle":"","parse-names":false,"suffix":""},{"dropping-particle":"","family":"Deribe","given":"Kebede","non-dropping-particle":"","parse-names":false,"suffix":""},{"dropping-particle":"","family":"Dervenis","given":"Nikolaos","non-dropping-particle":"","parse-names":false,"suffix":""},{"dropping-particle":"","family":"Jarlais","given":"Don C.","non-dropping-particle":"Des","parse-names":false,"suffix":""},{"dropping-particle":"","family":"Dessie","given":"Getenet Ayalew","non-dropping-particle":"","parse-names":false,"suffix":""},{"dropping-particle":"","family":"Dey","given":"Subhojit","non-dropping-particle":"","parse-names":false,"suffix":""},{"dropping-particle":"","family":"Dharmaratne","given":"Samath Dhamminda","non-dropping-particle":"","parse-names":false,"suffix":""},{"dropping-particle":"","family":"Dhimal","given":"Meghnath","non-dropping-particle":"","parse-names":false,"suffix":""},{"dropping-particle":"","family":"Ding","given":"Eric L.","non-dropping-particle":"","parse-names":false,"suffix":""},{"dropping-particle":"","family":"Djalalinia","given":"Shirin","non-dropping-particle":"","parse-names":false,"suffix":""},{"dropping-particle":"","family":"Doku","given":"David Teye","non-dropping-particle":"","parse-names":false,"suffix":""},{"dropping-particle":"","family":"Dolan","given":"Kate A.","non-dropping-particle":"","parse-names":false,"suffix":""},{"dropping-particle":"","family":"Donnelly","given":"Christl A.","non-dropping-particle":"","parse-names":false,"suffix":""},{"dropping-particle":"","family":"Dorsey","given":"E. Ray","non-dropping-particle":"","parse-names":false,"suffix":""},{"dropping-particle":"","family":"Douwes-Schultz","given":"Dirk","non-dropping-particle":"","parse-names":false,"suffix":""},{"dropping-particle":"","family":"Doyle","given":"Kerrie E.","non-dropping-particle":"","parse-names":false,"suffix":""},{"dropping-particle":"","family":"Drake","given":"Thomas M.","non-dropping-particle":"","parse-names":false,"suffix":""},{"dropping-particle":"","family":"Driscoll","given":"Tim Robert","non-dropping-particle":"","parse-names":false,"suffix":""},{"dropping-particle":"","family":"Dubey","given":"Manisha","non-dropping-particle":"","parse-names":false,"suffix":""},{"dropping-particle":"","family":"Dubljanin","given":"Eleonora","non-dropping-particle":"","parse-names":false,"suffix":""},{"dropping-particle":"","family":"Duken","given":"Eyasu Ejeta","non-dropping-particle":"","parse-names":false,"suffix":""},{"dropping-particle":"","family":"Duncan","given":"Bruce B.","non-dropping-particle":"","parse-names":false,"suffix":""},{"dropping-particle":"","family":"Duraes","given":"Andre R.","non-dropping-particle":"","parse-names":false,"suffix":""},{"dropping-particle":"","family":"Ebrahimi","given":"Hedyeh","non-dropping-particle":"","parse-names":false,"suffix":""},{"dropping-particle":"","family":"Ebrahimpour","given":"Soheil","non-dropping-particle":"","parse-names":false,"suffix":""},{"dropping-particle":"","family":"Edessa","given":"Dumessa","non-dropping-particle":"","parse-names":false,"suffix":""},{"dropping-particle":"","family":"Edvardsson","given":"David","non-dropping-particle":"","parse-names":false,"suffix":""},{"dropping-particle":"","family":"Eggen","given":"Anne Elise","non-dropping-particle":"","parse-names":false,"suffix":""},{"dropping-particle":"","family":"Bcheraoui","given":"Charbel","non-dropping-particle":"El","parse-names":false,"suffix":""},{"dropping-particle":"","family":"Sayed Zaki","given":"Maysaa","non-dropping-particle":"El","parse-names":false,"suffix":""},{"dropping-particle":"","family":"Elfaramawi","given":"Mohammed","non-dropping-particle":"","parse-names":false,"suffix":""},{"dropping-particle":"","family":"El-Khatib","given":"Ziad","non-dropping-particle":"","parse-names":false,"suffix":""},{"dropping-particle":"","family":"Ellingsen","given":"Christian Lycke","non-dropping-particle":"","parse-names":false,"suffix":""},{"dropping-particle":"","family":"Elyazar","given":"Iqbal R.F.","non-dropping-particle":"","parse-names":false,"suffix":""},{"dropping-particle":"","family":"Enayati","given":"Ahmadali","non-dropping-particle":"","parse-names":false,"suffix":""},{"dropping-particle":"","family":"Endries","given":"Aman Yesuf Yesuf","non-dropping-particle":"","parse-names":false,"suffix":""},{"dropping-particle":"","family":"Er","given":"Benjamin","non-dropping-particle":"","parse-names":false,"suffix":""},{"dropping-particle":"","family":"Ermakov","given":"Sergey Petrovich","non-dropping-particle":"","parse-names":false,"suffix":""},{"dropping-particle":"","family":"Eshrati","given":"Babak","non-dropping-particle":"","parse-names":false,"suffix":""},{"dropping-particle":"","family":"Eskandarieh","given":"Sharareh","non-dropping-particle":"","parse-names":false,"suffix":""},{"dropping-particle":"","family":"Esmaeili","given":"Reza","non-dropping-particle":"","parse-names":false,"suffix":""},{"dropping-particle":"","family":"Esteghamati","given":"Alireza","non-dropping-particle":"","parse-names":false,"suffix":""},{"dropping-particle":"","family":"Esteghamati","given":"Sadaf","non-dropping-particle":"","parse-names":false,"suffix":""},{"dropping-particle":"","family":"Fakhar","given":"Mahdi","non-dropping-particle":"","parse-names":false,"suffix":""},{"dropping-particle":"","family":"Fakhim","given":"Hamed","non-dropping-particle":"","parse-names":false,"suffix":""},{"dropping-particle":"","family":"Farag","given":"Tamer","non-dropping-particle":"","parse-names":false,"suffix":""},{"dropping-particle":"","family":"Faramarzi","given":"Mahbobeh","non-dropping-particle":"","parse-names":false,"suffix":""},{"dropping-particle":"","family":"Fareed","given":"Mohammad","non-dropping-particle":"","parse-names":false,"suffix":""},{"dropping-particle":"","family":"Farhadi","given":"Farzaneh","non-dropping-particle":"","parse-names":false,"suffix":""},{"dropping-particle":"","family":"Farid","given":"Talha A.","non-dropping-particle":"","parse-names":false,"suffix":""},{"dropping-particle":"","family":"E SÃ¡ Farinha","given":"Carla Sofia","non-dropping-particle":"","parse-names":false,"suffix":""},{"dropping-particle":"","family":"Farioli","given":"Andrea","non-dropping-particle":"","parse-names":false,"suffix":""},{"dropping-particle":"","family":"Faro","given":"Andre","non-dropping-particle":"","parse-names":false,"suffix":""},{"dropping-particle":"","family":"Farvid","given":"Maryam S.","non-dropping-particle":"","parse-names":false,"suffix":""},{"dropping-particle":"","family":"Farzadfar","given":"Farshad","non-dropping-particle":"","parse-names":false,"suffix":""},{"dropping-particle":"","family":"Farzaei","given":"Mohammad Hosein","non-dropping-particle":"","parse-names":false,"suffix":""},{"dropping-particle":"","family":"Fazeli","given":"Mir Sohail","non-dropping-particle":"","parse-names":false,"suffix":""},{"dropping-particle":"","family":"Feigin","given":"Valery L.","non-dropping-particle":"","parse-names":false,"suffix":""},{"dropping-particle":"","family":"Feigl","given":"Andrea B.","non-dropping-particle":"","parse-names":false,"suffix":""},{"dropping-particle":"","family":"Feizy","given":"Fariba","non-dropping-particle":"","parse-names":false,"suffix":""},{"dropping-particle":"","family":"Fentahun","given":"Netsanet","non-dropping-particle":"","parse-names":false,"suffix":""},{"dropping-particle":"","family":"Fereshtehnejad","given":"Seyed Mohammad","non-dropping-particle":"","parse-names":false,"suffix":""},{"dropping-particle":"","family":"Fernandes","given":"Eduarda","non-dropping-particle":"","parse-names":false,"suffix":""},{"dropping-particle":"","family":"Fernandes","given":"Joao C.","non-dropping-particle":"","parse-names":false,"suffix":""},{"dropping-particle":"","family":"Feyissa","given":"Garumma Tolu","non-dropping-particle":"","parse-names":false,"suffix":""},{"dropping-particle":"","family":"Fijabi","given":"Daniel Obadare","non-dropping-particle":"","parse-names":false,"suffix":""},{"dropping-particle":"","family":"Filip","given":"Irina","non-dropping-particle":"","parse-names":false,"suffix":""},{"dropping-particle":"","family":"Finegold","given":"Samuel","non-dropping-particle":"","parse-names":false,"suffix":""},{"dropping-particle":"","family":"Fischer","given":"Florian","non-dropping-particle":"","parse-names":false,"suffix":""},{"dropping-particle":"","family":"Flor","given":"Luisa Sorio","non-dropping-particle":"","parse-names":false,"suffix":""},{"dropping-particle":"","family":"Foigt","given":"Nataliya A.","non-dropping-particle":"","parse-names":false,"suffix":""},{"dropping-particle":"","family":"Ford","given":"John A.","non-dropping-particle":"","parse-names":false,"suffix":""},{"dropping-particle":"","family":"Foreman","given":"Kyle J.","non-dropping-particle":"","parse-names":false,"suffix":""},{"dropping-particle":"","family":"Fornari","given":"Carla","non-dropping-particle":"","parse-names":false,"suffix":""},{"dropping-particle":"","family":"Frank","given":"Tahvi D.","non-dropping-particle":"","parse-names":false,"suffix":""},{"dropping-particle":"","family":"Franklin","given":"Richard Charles","non-dropping-particle":"","parse-names":false,"suffix":""},{"dropping-particle":"","family":"Fukumoto","given":"Takeshi","non-dropping-particle":"","parse-names":false,"suffix":""},{"dropping-particle":"","family":"Fuller","given":"John E.","non-dropping-particle":"","parse-names":false,"suffix":""},{"dropping-particle":"","family":"Fullman","given":"Nancy","non-dropping-particle":"","parse-names":false,"suffix":""},{"dropping-particle":"","family":"FÃ¼rst","given":"Thomas","non-dropping-particle":"","parse-names":false,"suffix":""},{"dropping-particle":"","family":"Furtado","given":"JoÃ£o M.","non-dropping-particle":"","parse-names":false,"suffix":""},{"dropping-particle":"","family":"Futran","given":"Neal D.","non-dropping-particle":"","parse-names":false,"suffix":""},{"dropping-particle":"","family":"Galan","given":"Adriana","non-dropping-particle":"","parse-names":false,"suffix":""},{"dropping-particle":"","family":"Gallus","given":"Silvano","non-dropping-particle":"","parse-names":false,"suffix":""},{"dropping-particle":"","family":"Gambashidze","given":"Ketevan","non-dropping-particle":"","parse-names":false,"suffix":""},{"dropping-particle":"","family":"Gamkrelidze","given":"Amiran","non-dropping-particle":"","parse-names":false,"suffix":""},{"dropping-particle":"","family":"Gankpe","given":"Fortune Gbetoho","non-dropping-particle":"","parse-names":false,"suffix":""},{"dropping-particle":"","family":"Garcia-Basteiro","given":"Alberto L.","non-dropping-particle":"","parse-names":false,"suffix":""},{"dropping-particle":"","family":"Garcia-Gordillo","given":"Miguel A.","non-dropping-particle":"","parse-names":false,"suffix":""},{"dropping-particle":"","family":"Gebre","given":"Teshome","non-dropping-particle":"","parse-names":false,"suffix":""},{"dropping-particle":"","family":"Gebre","given":"Abadi Kahsu","non-dropping-particle":"","parse-names":false,"suffix":""},{"dropping-particle":"","family":"Gebregergs","given":"Gebremedhin Berhe","non-dropping-particle":"","parse-names":false,"suffix":""},{"dropping-particle":"","family":"Gebrehiwot","given":"Tsegaye Tewelde","non-dropping-particle":"","parse-names":false,"suffix":""},{"dropping-particle":"","family":"Gebremedhin","given":"Amanuel Tesfay","non-dropping-particle":"","parse-names":false,"suffix":""},{"dropping-particle":"","family":"Gelano","given":"Tilayie Feto","non-dropping-particle":"","parse-names":false,"suffix":""},{"dropping-particle":"","family":"Gelaw","given":"Yalemzewod Assefa","non-dropping-particle":"","parse-names":false,"suffix":""},{"dropping-particle":"","family":"Geleijnse","given":"Johanna M.","non-dropping-particle":"","parse-names":false,"suffix":""},{"dropping-particle":"","family":"Genova-Maleras","given":"Ricard","non-dropping-particle":"","parse-names":false,"suffix":""},{"dropping-particle":"","family":"Gessner","given":"Bradford D.","non-dropping-particle":"","parse-names":false,"suffix":""},{"dropping-particle":"","family":"Getachew","given":"Sefonias","non-dropping-particle":"","parse-names":false,"suffix":""},{"dropping-particle":"","family":"Gething","given":"Peter W.","non-dropping-particle":"","parse-names":false,"suffix":""},{"dropping-particle":"","family":"Gezae","given":"Kebede Embaye","non-dropping-particle":"","parse-names":false,"suffix":""},{"dropping-particle":"","family":"Ghadami","given":"Mohammad Rasoul","non-dropping-particle":"","parse-names":false,"suffix":""},{"dropping-particle":"","family":"Ghadimi","given":"Reza","non-dropping-particle":"","parse-names":false,"suffix":""},{"dropping-particle":"","family":"Ghasemi Falavarjani","given":"Khalil","non-dropping-particle":"","parse-names":false,"suffix":""},{"dropping-particle":"","family":"Ghasemi-Kasman","given":"Maryam","non-dropping-particle":"","parse-names":false,"suffix":""},{"dropping-particle":"","family":"Ghiasvand","given":"Hesam","non-dropping-particle":"","parse-names":false,"suffix":""},{"dropping-particle":"","family":"Ghimire","given":"Mamata","non-dropping-particle":"","parse-names":false,"suffix":""},{"dropping-particle":"","family":"Ghoshal","given":"Aloke Gopal","non-dropping-particle":"","parse-names":false,"suffix":""},{"dropping-particle":"","family":"Gill","given":"Paramjit Singh","non-dropping-particle":"","parse-names":false,"suffix":""},{"dropping-particle":"","family":"Gill","given":"Tiffany K.","non-dropping-particle":"","parse-names":false,"suffix":""},{"dropping-particle":"","family":"Gillum","given":"Richard F.","non-dropping-particle":"","parse-names":false,"suffix":""},{"dropping-particle":"","family":"Giussani","given":"Giorgia","non-dropping-particle":"","parse-names":false,"suffix":""},{"dropping-particle":"","family":"Goenka","given":"Shifalika","non-dropping-particle":"","parse-names":false,"suffix":""},{"dropping-particle":"","family":"Goli","given":"Srinivas","non-dropping-particle":"","parse-names":false,"suffix":""},{"dropping-particle":"","family":"Gomez","given":"Ricardo Santiago","non-dropping-particle":"","parse-names":false,"suffix":""},{"dropping-particle":"","family":"Gomez-Cabrera","given":"Mari Carmen","non-dropping-particle":"","parse-names":false,"suffix":""},{"dropping-particle":"","family":"GÃ³mez-DantÃ©s","given":"Hector","non-dropping-particle":"","parse-names":false,"suffix":""},{"dropping-particle":"","family":"Gona","given":"Philimon N.","non-dropping-particle":"","parse-names":false,"suffix":""},{"dropping-particle":"","family":"Goodridge","given":"Amador","non-dropping-particle":"","parse-names":false,"suffix":""},{"dropping-particle":"","family":"Gopalani","given":"Sameer Vali","non-dropping-particle":"","parse-names":false,"suffix":""},{"dropping-particle":"","family":"Goto","given":"Atsushi","non-dropping-particle":"","parse-names":false,"suffix":""},{"dropping-particle":"","family":"Goulart","given":"Alessandra C.","non-dropping-particle":"","parse-names":false,"suffix":""},{"dropping-particle":"","family":"Goulart","given":"BÃ¡rbara Niegia Garcia","non-dropping-particle":"","parse-names":false,"suffix":""},{"dropping-particle":"","family":"Grada","given":"Ayman","non-dropping-particle":"","parse-names":false,"suffix":""},{"dropping-particle":"","family":"Grosso","given":"Giuseppe","non-dropping-particle":"","parse-names":false,"suffix":""},{"dropping-particle":"","family":"Gugnani","given":"Harish Chander","non-dropping-particle":"","parse-names":false,"suffix":""},{"dropping-particle":"","family":"Guimaraes","given":"Andre Luiz Sena","non-dropping-particle":"","parse-names":false,"suffix":""},{"dropping-particle":"","family":"Guo","given":"Yuming","non-dropping-particle":"","parse-names":false,"suffix":""},{"dropping-particle":"","family":"Gupta","given":"Prakash C.","non-dropping-particle":"","parse-names":false,"suffix":""},{"dropping-particle":"","family":"Gupta","given":"Rahul","non-dropping-particle":"","parse-names":false,"suffix":""},{"dropping-particle":"","family":"Gupta","given":"Rajeev","non-dropping-particle":"","parse-names":false,"suffix":""},{"dropping-particle":"","family":"Gupta","given":"Tanush","non-dropping-particle":"","parse-names":false,"suffix":""},{"dropping-particle":"","family":"Gyawali","given":"Bishal","non-dropping-particle":"","parse-names":false,"suffix":""},{"dropping-particle":"","family":"Haagsma","given":"Juanita A.","non-dropping-particle":"","parse-names":false,"suffix":""},{"dropping-particle":"","family":"Hachinski","given":"Vladimir","non-dropping-particle":"","parse-names":false,"suffix":""},{"dropping-particle":"","family":"Hafezi-Nejad","given":"Nima","non-dropping-particle":"","parse-names":false,"suffix":""},{"dropping-particle":"","family":"Hagos","given":"Tekleberhan B.","non-dropping-particle":"","parse-names":false,"suffix":""},{"dropping-particle":"","family":"Hailegiyorgis","given":"Tewodros Tesfa","non-dropping-particle":"","parse-names":false,"suffix":""},{"dropping-particle":"","family":"Hailu","given":"Gessessew Bugssa","non-dropping-particle":"","parse-names":false,"suffix":""},{"dropping-particle":"","family":"Haj-Mirzaian","given":"Arya","non-dropping-particle":"","parse-names":false,"suffix":""},{"dropping-particle":"","family":"Haj-Mirzaian","given":"Arvin","non-dropping-particle":"","parse-names":false,"suffix":""},{"dropping-particle":"","family":"Hamadeh","given":"Randah R.","non-dropping-particle":"","parse-names":false,"suffix":""},{"dropping-particle":"","family":"Hamidi","given":"Samer","non-dropping-particle":"","parse-names":false,"suffix":""},{"dropping-particle":"","family":"Handal","given":"Alexis J.","non-dropping-particle":"","parse-names":false,"suffix":""},{"dropping-particle":"","family":"Hankey","given":"Graeme J.","non-dropping-particle":"","parse-names":false,"suffix":""},{"dropping-particle":"","family":"Harb","given":"Hilda L.","non-dropping-particle":"","parse-names":false,"suffix":""},{"dropping-particle":"","family":"Harikrishnan","given":"Sivadasanpillai","non-dropping-particle":"","parse-names":false,"suffix":""},{"dropping-particle":"","family":"Haririan","given":"Hamidreza","non-dropping-particle":"","parse-names":false,"suffix":""},{"dropping-particle":"","family":"Haro","given":"Josep Maria","non-dropping-particle":"","parse-names":false,"suffix":""},{"dropping-particle":"","family":"Hasan","given":"Mehedi","non-dropping-particle":"","parse-names":false,"suffix":""},{"dropping-particle":"","family":"Hassankhani","given":"Hadi","non-dropping-particle":"","parse-names":false,"suffix":""},{"dropping-particle":"","family":"Hassen","given":"Hamid Yimam","non-dropping-particle":"","parse-names":false,"suffix":""},{"dropping-particle":"","family":"Havmoeller","given":"Rasmus","non-dropping-particle":"","parse-names":false,"suffix":""},{"dropping-particle":"","family":"Hay","given":"Roderick J.","non-dropping-particle":"","parse-names":false,"suffix":""},{"dropping-particle":"","family":"Hay","given":"Simon I.","non-dropping-particle":"","parse-names":false,"suffix":""},{"dropping-particle":"","family":"He","given":"Yihua","non-dropping-particle":"","parse-names":false,"suffix":""},{"dropping-particle":"","family":"Hedayatizadeh-Omran","given":"Akbar","non-dropping-particle":"","parse-names":false,"suffix":""},{"dropping-particle":"","family":"Hegazy","given":"Mohamed I.","non-dropping-particle":"","parse-names":false,"suffix":""},{"dropping-particle":"","family":"Heibati","given":"Behzad","non-dropping-particle":"","parse-names":false,"suffix":""},{"dropping-particle":"","family":"Heidari","given":"Mohsen","non-dropping-particle":"","parse-names":false,"suffix":""},{"dropping-particle":"","family":"Hendrie","given":"Delia","non-dropping-particle":"","parse-names":false,"suffix":""},{"dropping-particle":"","family":"Henok","given":"Andualem","non-dropping-particle":"","parse-names":false,"suffix":""},{"dropping-particle":"","family":"Henry","given":"Nathaniel J.","non-dropping-particle":"","parse-names":false,"suffix":""},{"dropping-particle":"","family":"Heredia-Pi","given":"Ileana","non-dropping-particle":"","parse-names":false,"suffix":""},{"dropping-particle":"","family":"Herteliu","given":"Claudiu","non-dropping-particle":"","parse-names":false,"suffix":""},{"dropping-particle":"","family":"Heydarpour","given":"Fatemeh","non-dropping-particle":"","parse-names":false,"suffix":""},{"dropping-particle":"","family":"Heydarpour","given":"Pouria","non-dropping-particle":"","parse-names":false,"suffix":""},{"dropping-particle":"","family":"Heydarpour","given":"Sousan","non-dropping-particle":"","parse-names":false,"suffix":""},{"dropping-particle":"","family":"Hibstu","given":"Desalegn Tsegaw","non-dropping-particle":"","parse-names":false,"suffix":""},{"dropping-particle":"","family":"Hoek","given":"Hans W.","non-dropping-particle":"","parse-names":false,"suffix":""},{"dropping-particle":"","family":"Hole","given":"Michael K.","non-dropping-particle":"","parse-names":false,"suffix":""},{"dropping-particle":"","family":"Homaie Rad","given":"Enayatollah","non-dropping-particle":"","parse-names":false,"suffix":""},{"dropping-particle":"","family":"Hoogar","given":"Praveen","non-dropping-particle":"","parse-names":false,"suffix":""},{"dropping-particle":"","family":"Horino","given":"Masako","non-dropping-particle":"","parse-names":false,"suffix":""},{"dropping-particle":"","family":"Hosgood","given":"H. Dean","non-dropping-particle":"","parse-names":false,"suffix":""},{"dropping-particle":"","family":"Hosseini","given":"Seyed Mostafa","non-dropping-particle":"","parse-names":false,"suffix":""},{"dropping-particle":"","family":"Hosseinzadeh","given":"Mehdi","non-dropping-particle":"","parse-names":false,"suffix":""},{"dropping-particle":"","family":"Hostiuc","given":"Sorin","non-dropping-particle":"","parse-names":false,"suffix":""},{"dropping-particle":"","family":"Hostiuc","given":"Mihaela","non-dropping-particle":"","parse-names":false,"suffix":""},{"dropping-particle":"","family":"Hotez","given":"Peter J.","non-dropping-particle":"","parse-names":false,"suffix":""},{"dropping-particle":"","family":"Hoy","given":"Damian G.","non-dropping-particle":"","parse-names":false,"suffix":""},{"dropping-particle":"","family":"Hsairi","given":"Mohamed","non-dropping-particle":"","parse-names":false,"suffix":""},{"dropping-particle":"","family":"Htet","given":"Aung Soe","non-dropping-particle":"","parse-names":false,"suffix":""},{"dropping-particle":"","family":"Hu","given":"Guoqing","non-dropping-particle":"","parse-names":false,"suffix":""},{"dropping-particle":"","family":"Huang","given":"John J.","non-dropping-particle":"","parse-names":false,"suffix":""},{"dropping-particle":"","family":"Husseini","given":"Abdullatif","non-dropping-particle":"","parse-names":false,"suffix":""},{"dropping-particle":"","family":"Hussen","given":"Mohammedaman Mama","non-dropping-particle":"","parse-names":false,"suffix":""},{"dropping-particle":"","family":"Hutfless","given":"Susan","non-dropping-particle":"","parse-names":false,"suffix":""},{"dropping-particle":"","family":"Iburg","given":"Kim Moesgaard","non-dropping-particle":"","parse-names":false,"suffix":""},{"dropping-particle":"","family":"Igumbor","given":"Ehimario U.","non-dropping-particle":"","parse-names":false,"suffix":""},{"dropping-particle":"","family":"Ikeda","given":"Chad Thomas","non-dropping-particle":"","parse-names":false,"suffix":""},{"dropping-particle":"","family":"Ilesanmi","given":"Olayinka Stephen","non-dropping-particle":"","parse-names":false,"suffix":""},{"dropping-particle":"","family":"Iqbal","given":"Usman","non-dropping-particle":"","parse-names":false,"suffix":""},{"dropping-particle":"","family":"Irvani","given":"Seyed Sina Naghibi","non-dropping-particle":"","parse-names":false,"suffix":""},{"dropping-particle":"","family":"Isehunwa","given":"Oluwaseyi Oluwakemi","non-dropping-particle":"","parse-names":false,"suffix":""},{"dropping-particle":"","family":"Islam","given":"Sheikh Mohammed Shariful","non-dropping-particle":"","parse-names":false,"suffix":""},{"dropping-particle":"","family":"Islami","given":"Farhad","non-dropping-particle":"","parse-names":false,"suffix":""},{"dropping-particle":"","family":"Jahangiry","given":"Leila","non-dropping-particle":"","parse-names":false,"suffix":""},{"dropping-particle":"","family":"Jahanmehr","given":"Nader","non-dropping-particle":"","parse-names":false,"suffix":""},{"dropping-particle":"","family":"Jain","given":"Rajesh","non-dropping-particle":"","parse-names":false,"suffix":""},{"dropping-particle":"","family":"Jain","given":"Sudhir Kumar","non-dropping-particle":"","parse-names":false,"suffix":""},{"dropping-particle":"","family":"Jakovljevic","given":"Mihajlo","non-dropping-particle":"","parse-names":false,"suffix":""},{"dropping-particle":"","family":"James","given":"Spencer L.","non-dropping-particle":"","parse-names":false,"suffix":""},{"dropping-particle":"","family":"Javanbakht","given":"Mehdi","non-dropping-particle":"","parse-names":false,"suffix":""},{"dropping-particle":"","family":"Jayaraman","given":"Sudha","non-dropping-particle":"","parse-names":false,"suffix":""},{"dropping-particle":"","family":"Jayatilleke","given":"Achala Upendra","non-dropping-particle":"","parse-names":false,"suffix":""},{"dropping-particle":"","family":"Jee","given":"Sun Ha","non-dropping-particle":"","parse-names":false,"suffix":""},{"dropping-particle":"","family":"Jeemon","given":"Panniyammakal","non-dropping-particle":"","parse-names":false,"suffix":""},{"dropping-particle":"","family":"Jha","given":"Ravi Prakash","non-dropping-particle":"","parse-names":false,"suffix":""},{"dropping-particle":"","family":"Jha","given":"Vivekanand","non-dropping-particle":"","parse-names":false,"suffix":""},{"dropping-particle":"","family":"Ji","given":"John S.","non-dropping-particle":"","parse-names":false,"suffix":""},{"dropping-particle":"","family":"Johnson","given":"Sarah Charlotte","non-dropping-particle":"","parse-names":false,"suffix":""},{"dropping-particle":"","family":"Jonas","given":"Jost B.","non-dropping-particle":"","parse-names":false,"suffix":""},{"dropping-particle":"","family":"Joshi","given":"Ankur","non-dropping-particle":"","parse-names":false,"suffix":""},{"dropping-particle":"","family":"Jozwiak","given":"Jacek Jerzy","non-dropping-particle":"","parse-names":false,"suffix":""},{"dropping-particle":"","family":"Jungari","given":"Suresh Banayya","non-dropping-particle":"","parse-names":false,"suffix":""},{"dropping-particle":"","family":"JÃ¼risson","given":"Mikk","non-dropping-particle":"","parse-names":false,"suffix":""},{"dropping-particle":"","family":"Madhanraj","given":"K.","non-dropping-particle":"","parse-names":false,"suffix":""},{"dropping-particle":"","family":"Kabir","given":"Zubair","non-dropping-particle":"","parse-names":false,"suffix":""},{"dropping-particle":"","family":"Kadel","given":"Rajendra","non-dropping-particle":"","parse-names":false,"suffix":""},{"dropping-particle":"","family":"Kahsay","given":"Amaha","non-dropping-particle":"","parse-names":false,"suffix":""},{"dropping-particle":"","family":"Kahssay","given":"Molla","non-dropping-particle":"","parse-names":false,"suffix":""},{"dropping-particle":"","family":"Kalani","given":"Rizwan","non-dropping-particle":"","parse-names":false,"suffix":""},{"dropping-particle":"","family":"Kapil","given":"Umesh","non-dropping-particle":"","parse-names":false,"suffix":""},{"dropping-particle":"","family":"Karami","given":"Manoochehr","non-dropping-particle":"","parse-names":false,"suffix":""},{"dropping-particle":"","family":"Karami Matin","given":"Behzad","non-dropping-particle":"","parse-names":false,"suffix":""},{"dropping-particle":"","family":"Karch","given":"AndrÃ©","non-dropping-particle":"","parse-names":false,"suffix":""},{"dropping-particle":"","family":"Karema","given":"Corine","non-dropping-particle":"","parse-names":false,"suffix":""},{"dropping-particle":"","family":"Karimi","given":"Narges","non-dropping-particle":"","parse-names":false,"suffix":""},{"dropping-particle":"","family":"Karimi","given":"Seyed M.","non-dropping-particle":"","parse-names":false,"suffix":""},{"dropping-particle":"","family":"Karimi-Sari","given":"Hamidreza","non-dropping-particle":"","parse-names":false,"suffix":""},{"dropping-particle":"","family":"Kasaeian","given":"Amir","non-dropping-particle":"","parse-names":false,"suffix":""},{"dropping-particle":"","family":"Kassa","given":"Getachew Mullu","non-dropping-particle":"","parse-names":false,"suffix":""},{"dropping-particle":"","family":"Kassa","given":"Tesfaye Dessale","non-dropping-particle":"","parse-names":false,"suffix":""},{"dropping-particle":"","family":"Kassa","given":"Zemenu Yohannes","non-dropping-particle":"","parse-names":false,"suffix":""},{"dropping-particle":"","family":"Kassebaum","given":"Nicholas J.","non-dropping-particle":"","parse-names":false,"suffix":""},{"dropping-particle":"","family":"Katibeh","given":"Marzieh","non-dropping-particle":"","parse-names":false,"suffix":""},{"dropping-particle":"","family":"Katikireddi","given":"Srinivasa Vittal","non-dropping-particle":"","parse-names":false,"suffix":""},{"dropping-particle":"","family":"Kaul","given":"Anil","non-dropping-particle":"","parse-names":false,"suffix":""},{"dropping-particle":"","family":"Kawakami","given":"Norito","non-dropping-particle":"","parse-names":false,"suffix":""},{"dropping-particle":"","family":"Kazemeini","given":"Hossein","non-dropping-particle":"","parse-names":false,"suffix":""},{"dropping-particle":"","family":"Kazemi","given":"Zhila","non-dropping-particle":"","parse-names":false,"suffix":""},{"dropping-particle":"","family":"Kazemi Karyani","given":"Ali","non-dropping-particle":"","parse-names":false,"suffix":""},{"dropping-particle":"","family":"Prakash","given":"K. C.","non-dropping-particle":"","parse-names":false,"suffix":""},{"dropping-particle":"","family":"Kebede","given":"Seifu","non-dropping-particle":"","parse-names":false,"suffix":""},{"dropping-particle":"","family":"Keiyoro","given":"Peter Njenga","non-dropping-particle":"","parse-names":false,"suffix":""},{"dropping-particle":"","family":"Kemp","given":"Grant Rodgers","non-dropping-particle":"","parse-names":false,"suffix":""},{"dropping-particle":"","family":"Kengne","given":"Andre Pascal","non-dropping-particle":"","parse-names":false,"suffix":""},{"dropping-particle":"","family":"Keren","given":"Andre","non-dropping-particle":"","parse-names":false,"suffix":""},{"dropping-particle":"","family":"Kereselidze","given":"Maia","non-dropping-particle":"","parse-names":false,"suffix":""},{"dropping-particle":"","family":"Khader","given":"Yousef Saleh","non-dropping-particle":"","parse-names":false,"suffix":""},{"dropping-particle":"","family":"Khafaie","given":"Morteza Abdullatif","non-dropping-particle":"","parse-names":false,"suffix":""},{"dropping-particle":"","family":"Khajavi","given":"Alireza","non-dropping-particle":"","parse-names":false,"suffix":""},{"dropping-particle":"","family":"Khalid","given":"Nauman","non-dropping-particle":"","parse-names":false,"suffix":""},{"dropping-particle":"","family":"Khalil","given":"Ibrahim A.","non-dropping-particle":"","parse-names":false,"suffix":""},{"dropping-particle":"","family":"Khan","given":"Ejaz Ahmad","non-dropping-particle":"","parse-names":false,"suffix":""},{"dropping-particle":"","family":"Khan","given":"Gulfaraz","non-dropping-particle":"","parse-names":false,"suffix":""},{"dropping-particle":"","family":"Khan","given":"Muhammad Shahzeb","non-dropping-particle":"","parse-names":false,"suffix":""},{"dropping-particle":"","family":"Khan","given":"Muhammad Ali","non-dropping-particle":"","parse-names":false,"suffix":""},{"dropping-particle":"","family":"Khang","given":"Young Ho","non-dropping-particle":"","parse-names":false,"suffix":""},{"dropping-particle":"","family":"Khanna","given":"Tripti","non-dropping-particle":"","parse-names":false,"suffix":""},{"dropping-particle":"","family":"Khater","given":"Mona M.","non-dropping-particle":"","parse-names":false,"suffix":""},{"dropping-particle":"","family":"Khatony","given":"Alireza","non-dropping-particle":"","parse-names":false,"suffix":""},{"dropping-particle":"","family":"Khazaie","given":"Habibolah","non-dropping-particle":"","parse-names":false,"suffix":""},{"dropping-particle":"","family":"Khoja","given":"Abdullah T.","non-dropping-particle":"","parse-names":false,"suffix":""},{"dropping-particle":"","family":"Khosravi","given":"Ardeshir","non-dropping-particle":"","parse-names":false,"suffix":""},{"dropping-particle":"","family":"Khosravi","given":"Mohammad Hossein","non-dropping-particle":"","parse-names":false,"suffix":""},{"dropping-particle":"","family":"Khubchandani","given":"Jagdish","non-dropping-particle":"","parse-names":false,"suffix":""},{"dropping-particle":"","family":"Kiadaliri","given":"Aliasghar A.","non-dropping-particle":"","parse-names":false,"suffix":""},{"dropping-particle":"","family":"Kibret","given":"Getiye D.Dejenu","non-dropping-particle":"","parse-names":false,"suffix":""},{"dropping-particle":"Il","family":"Kim","given":"Cho","non-dropping-particle":"","parse-names":false,"suffix":""},{"dropping-particle":"","family":"Kim","given":"Daniel","non-dropping-particle":"","parse-names":false,"suffix":""},{"dropping-particle":"","family":"Kim","given":"Jun Y.","non-dropping-particle":"","parse-names":false,"suffix":""},{"dropping-particle":"","family":"Kim","given":"Young Eun","non-dropping-particle":"","parse-names":false,"suffix":""},{"dropping-particle":"","family":"Kimokoti","given":"Ruth W.","non-dropping-particle":"","parse-names":false,"suffix":""},{"dropping-particle":"","family":"Kinfu","given":"Yohannes","non-dropping-particle":"","parse-names":false,"suffix":""},{"dropping-particle":"","family":"Kinra","given":"Sanjay","non-dropping-particle":"","parse-names":false,"suffix":""},{"dropping-particle":"","family":"Kisa","given":"Adnan","non-dropping-particle":"","parse-names":false,"suffix":""},{"dropping-particle":"","family":"Kissimova-Skarbek","given":"Katarzyna","non-dropping-particle":"","parse-names":false,"suffix":""},{"dropping-particle":"","family":"Kissoon","given":"Niranjan","non-dropping-particle":"","parse-names":false,"suffix":""},{"dropping-particle":"","family":"KivimÃ¤ki","given":"Mika","non-dropping-particle":"","parse-names":false,"suffix":""},{"dropping-particle":"","family":"Kleber","given":"Marcus E.","non-dropping-particle":"","parse-names":false,"suffix":""},{"dropping-particle":"","family":"Knibbs","given":"Luke D.","non-dropping-particle":"","parse-names":false,"suffix":""},{"dropping-particle":"","family":"Knudsen","given":"Ann Kristin Skrindo","non-dropping-particle":"","parse-names":false,"suffix":""},{"dropping-particle":"","family":"Kochhar","given":"Sonali","non-dropping-particle":"","parse-names":false,"suffix":""},{"dropping-particle":"","family":"Kokubo","given":"Yoshihiro","non-dropping-particle":"","parse-names":false,"suffix":""},{"dropping-particle":"","family":"Kolola","given":"Tufa","non-dropping-particle":"","parse-names":false,"suffix":""},{"dropping-particle":"","family":"Kopec","given":"Jacek A.","non-dropping-particle":"","parse-names":false,"suffix":""},{"dropping-particle":"","family":"Kosek","given":"Margaret N.","non-dropping-particle":"","parse-names":false,"suffix":""},{"dropping-particle":"","family":"Kosen","given":"Soewarta","non-dropping-particle":"","parse-names":false,"suffix":""},{"dropping-particle":"","family":"Koul","given":"Parvaiz A.","non-dropping-particle":"","parse-names":false,"suffix":""},{"dropping-particle":"","family":"Koyanagi","given":"Ai","non-dropping-particle":"","parse-names":false,"suffix":""},{"dropping-particle":"","family":"Kravchenko","given":"Michael A.","non-dropping-particle":"","parse-names":false,"suffix":""},{"dropping-particle":"","family":"Krishan","given":"Kewal","non-dropping-particle":"","parse-names":false,"suffix":""},{"dropping-particle":"","family":"Krishnaswami","given":"Sanjay","non-dropping-particle":"","parse-names":false,"suffix":""},{"dropping-particle":"","family":"Kuate Defo","given":"Barthelemy","non-dropping-particle":"","parse-names":false,"suffix":""},{"dropping-particle":"","family":"Kucuk Bicer","given":"Burcu","non-dropping-particle":"","parse-names":false,"suffix":""},{"dropping-particle":"","family":"Kudom","given":"Andreas A.","non-dropping-particle":"","parse-names":false,"suffix":""},{"dropping-particle":"","family":"Kuipers","given":"Ernst J.","non-dropping-particle":"","parse-names":false,"suffix":""},{"dropping-particle":"","family":"Kulikoff","given":"Xie Rachel","non-dropping-particle":"","parse-names":false,"suffix":""},{"dropping-particle":"","family":"Kumar","given":"G. Anil","non-dropping-particle":"","parse-names":false,"suffix":""},{"dropping-particle":"","family":"Kumar","given":"Manasi","non-dropping-particle":"","parse-names":false,"suffix":""},{"dropping-particle":"","family":"Kumar","given":"Pushpendra","non-dropping-particle":"","parse-names":false,"suffix":""},{"dropping-particle":"","family":"Kumsa","given":"Fekede Asefa","non-dropping-particle":"","parse-names":false,"suffix":""},{"dropping-particle":"","family":"Kutz","given":"Michael J.","non-dropping-particle":"","parse-names":false,"suffix":""},{"dropping-particle":"","family":"Lad","given":"Sheetal D.","non-dropping-particle":"","parse-names":false,"suffix":""},{"dropping-particle":"","family":"Lafranconi","given":"Alessandra","non-dropping-particle":"","parse-names":false,"suffix":""},{"dropping-particle":"","family":"Lal","given":"Dharmesh Kumar","non-dropping-particle":"","parse-names":false,"suffix":""},{"dropping-particle":"","family":"Lalloo","given":"Ratilal","non-dropping-particle":"","parse-names":false,"suffix":""},{"dropping-particle":"","family":"Lam","given":"Hilton","non-dropping-particle":"","parse-names":false,"suffix":""},{"dropping-particle":"","family":"Lami","given":"Faris Hasan","non-dropping-particle":"","parse-names":false,"suffix":""},{"dropping-particle":"","family":"Lan","given":"Qing","non-dropping-particle":"","parse-names":false,"suffix":""},{"dropping-particle":"","family":"Langan","given":"SinÃ©ad M.","non-dropping-particle":"","parse-names":false,"suffix":""},{"dropping-particle":"","family":"Lansingh","given":"Van C.","non-dropping-particle":"","parse-names":false,"suffix":""},{"dropping-particle":"","family":"Lansky","given":"Sonia","non-dropping-particle":"","parse-names":false,"suffix":""},{"dropping-particle":"","family":"Larson","given":"Heidi Jane","non-dropping-particle":"","parse-names":false,"suffix":""},{"dropping-particle":"","family":"Laryea","given":"Dennis Odai","non-dropping-particle":"","parse-names":false,"suffix":""},{"dropping-particle":"","family":"Lassi","given":"Zohra S.","non-dropping-particle":"","parse-names":false,"suffix":""},{"dropping-particle":"","family":"Latifi","given":"Arman","non-dropping-particle":"","parse-names":false,"suffix":""},{"dropping-particle":"","family":"Lavados","given":"Pablo M.","non-dropping-particle":"","parse-names":false,"suffix":""},{"dropping-particle":"","family":"Laxmaiah","given":"Avula","non-dropping-particle":"","parse-names":false,"suffix":""},{"dropping-particle":"V.","family":"Lazarus","given":"Jeffrey","non-dropping-particle":"","parse-names":false,"suffix":""},{"dropping-particle":"","family":"Lebedev","given":"Georgy","non-dropping-particle":"","parse-names":false,"suffix":""},{"dropping-particle":"","family":"Lee","given":"Paul H.","non-dropping-particle":"","parse-names":false,"suffix":""},{"dropping-particle":"","family":"Leigh","given":"James","non-dropping-particle":"","parse-names":false,"suffix":""},{"dropping-particle":"","family":"Leshargie","given":"Cheru Tesema","non-dropping-particle":"","parse-names":false,"suffix":""},{"dropping-particle":"","family":"Leta","given":"Samson","non-dropping-particle":"","parse-names":false,"suffix":""},{"dropping-particle":"","family":"Levi","given":"Miriam","non-dropping-particle":"","parse-names":false,"suffix":""},{"dropping-particle":"","family":"Li","given":"Shanshan","non-dropping-particle":"","parse-names":false,"suffix":""},{"dropping-particle":"","family":"Li","given":"Yichong","non-dropping-particle":"","parse-names":false,"suffix":""},{"dropping-particle":"","family":"Li","given":"Xiaohong","non-dropping-particle":"","parse-names":false,"suffix":""},{"dropping-particle":"","family":"Liang","given":"Juan","non-dropping-particle":"","parse-names":false,"suffix":""},{"dropping-particle":"","family":"Liang","given":"Xiaofeng","non-dropping-particle":"","parse-names":false,"suffix":""},{"dropping-particle":"","family":"Liben","given":"Misgan Legesse","non-dropping-particle":"","parse-names":false,"suffix":""},{"dropping-particle":"","family":"Lim","given":"Lee Ling","non-dropping-particle":"","parse-names":false,"suffix":""},{"dropping-particle":"","family":"Lim","given":"Stephen S.","non-dropping-particle":"","parse-names":false,"suffix":""},{"dropping-particle":"","family":"Limenih","given":"Miteku Andualem","non-dropping-particle":"","parse-names":false,"suffix":""},{"dropping-particle":"","family":"Linn","given":"Shai","non-dropping-particle":"","parse-names":false,"suffix":""},{"dropping-particle":"","family":"Liu","given":"Shiwei","non-dropping-particle":"","parse-names":false,"suffix":""},{"dropping-particle":"","family":"Liu","given":"Yang","non-dropping-particle":"","parse-names":false,"suffix":""},{"dropping-particle":"","family":"Lodha","given":"Rakesh","non-dropping-particle":"","parse-names":false,"suffix":""},{"dropping-particle":"","family":"Logroscino","given":"Giancarlo","non-dropping-particle":"","parse-names":false,"suffix":""},{"dropping-particle":"","family":"Lonsdale","given":"Chris","non-dropping-particle":"","parse-names":false,"suffix":""},{"dropping-particle":"","family":"Lorch","given":"Scott A.","non-dropping-particle":"","parse-names":false,"suffix":""},{"dropping-particle":"","family":"Lorkowski","given":"Stefan","non-dropping-particle":"","parse-names":false,"suffix":""},{"dropping-particle":"","family":"Lotufo","given":"Paulo A.","non-dropping-particle":"","parse-names":false,"suffix":""},{"dropping-particle":"","family":"Lozano","given":"Rafael","non-dropping-particle":"","parse-names":false,"suffix":""},{"dropping-particle":"","family":"Lucas","given":"Tim C.D.","non-dropping-particle":"","parse-names":false,"suffix":""},{"dropping-particle":"","family":"Lunevicius","given":"Raimundas","non-dropping-particle":"","parse-names":false,"suffix":""},{"dropping-particle":"","family":"Lyons","given":"Ronan A.","non-dropping-particle":"","parse-names":false,"suffix":""},{"dropping-particle":"","family":"Ma","given":"Stefan","non-dropping-particle":"","parse-names":false,"suffix":""},{"dropping-particle":"","family":"Mabika","given":"Crispin","non-dropping-particle":"","parse-names":false,"suffix":""},{"dropping-particle":"","family":"Macarayan","given":"Erlyn Rachelle King","non-dropping-particle":"","parse-names":false,"suffix":""},{"dropping-particle":"","family":"Mackay","given":"Mark T.","non-dropping-particle":"","parse-names":false,"suffix":""},{"dropping-particle":"","family":"Maddison","given":"Emilie R.","non-dropping-particle":"","parse-names":false,"suffix":""},{"dropping-particle":"","family":"Maddison","given":"Ralph","non-dropping-particle":"","parse-names":false,"suffix":""},{"dropping-particle":"","family":"Madotto","given":"Fabiana","non-dropping-particle":"","parse-names":false,"suffix":""},{"dropping-particle":"","family":"Magdy Abd El Razek","given":"Hassan","non-dropping-particle":"","parse-names":false,"suffix":""},{"dropping-particle":"","family":"Magdy Abd El Razek","given":"Muhammed","non-dropping-particle":"","parse-names":false,"suffix":""},{"dropping-particle":"","family":"Maghavani","given":"Dhaval P.","non-dropping-particle":"","parse-names":false,"suffix":""},{"dropping-particle":"","family":"Majdan","given":"Marek","non-dropping-particle":"","parse-names":false,"suffix":""},{"dropping-particle":"","family":"Majdzadeh","given":"Reza","non-dropping-particle":"","parse-names":false,"suffix":""},{"dropping-particle":"","family":"Majeed","given":"Azeem","non-dropping-particle":"","parse-names":false,"suffix":""},{"dropping-particle":"","family":"Malekzadeh","given":"Reza","non-dropping-particle":"","parse-names":false,"suffix":""},{"dropping-particle":"","family":"Malik","given":"Manzoor Ahmad","non-dropping-particle":"","parse-names":false,"suffix":""},{"dropping-particle":"","family":"Malta","given":"Deborah Carvalho","non-dropping-particle":"","parse-names":false,"suffix":""},{"dropping-particle":"","family":"Mamun","given":"Abdullah A.","non-dropping-particle":"","parse-names":false,"suffix":""},{"dropping-particle":"","family":"Manamo","given":"Wondimu Ayele","non-dropping-particle":"","parse-names":false,"suffix":""},{"dropping-particle":"","family":"Manda","given":"Ana Laura","non-dropping-particle":"","parse-names":false,"suffix":""},{"dropping-particle":"","family":"Mansournia","given":"Mohammad Ali","non-dropping-particle":"","parse-names":false,"suffix":""},{"dropping-particle":"","family":"Mantovani","given":"Lorenzo Giovanni","non-dropping-particle":"","parse-names":false,"suffix":""},{"dropping-particle":"","family":"Mapoma","given":"Chabila Christopher","non-dropping-particle":"","parse-names":false,"suffix":""},{"dropping-particle":"","family":"Marami","given":"Dadi","non-dropping-particle":"","parse-names":false,"suffix":""},{"dropping-particle":"","family":"Maravilla","given":"Joemer C.","non-dropping-particle":"","parse-names":false,"suffix":""},{"dropping-particle":"","family":"Marcenes","given":"Wagner","non-dropping-particle":"","parse-names":false,"suffix":""},{"dropping-particle":"","family":"Marina","given":"Shakhnazarova","non-dropping-particle":"","parse-names":false,"suffix":""},{"dropping-particle":"","family":"Martinez-Raga","given":"Jose","non-dropping-particle":"","parse-names":false,"suffix":""},{"dropping-particle":"","family":"Martins","given":"Sheila C.O.","non-dropping-particle":"","parse-names":false,"suffix":""},{"dropping-particle":"","family":"Martins-Melo","given":"Francisco RogerlÃ¢ndio","non-dropping-particle":"","parse-names":false,"suffix":""},{"dropping-particle":"","family":"MÃ¤rz","given":"Winfried","non-dropping-particle":"","parse-names":false,"suffix":""},{"dropping-particle":"","family":"Marzan","given":"Melvin B.","non-dropping-particle":"","parse-names":false,"suffix":""},{"dropping-particle":"","family":"Mashamba-Thompson","given":"Tivani Phosa","non-dropping-particle":"","parse-names":false,"suffix":""},{"dropping-particle":"","family":"Masiye","given":"Felix","non-dropping-particle":"","parse-names":false,"suffix":""},{"dropping-particle":"","family":"Massenburg","given":"Benjamin Ballard","non-dropping-particle":"","parse-names":false,"suffix":""},{"dropping-particle":"","family":"Maulik","given":"Pallab K.","non-dropping-particle":"","parse-names":false,"suffix":""},{"dropping-particle":"","family":"Mazidi","given":"Mohsen","non-dropping-particle":"","parse-names":false,"suffix":""},{"dropping-particle":"","family":"McGrath","given":"John J.","non-dropping-particle":"","parse-names":false,"suffix":""},{"dropping-particle":"","family":"McKee","given":"Martin","non-dropping-particle":"","parse-names":false,"suffix":""},{"dropping-particle":"","family":"Mehata","given":"Suresh","non-dropping-particle":"","parse-names":false,"suffix":""},{"dropping-particle":"","family":"Mehendale","given":"Sanjay Madhav","non-dropping-particle":"","parse-names":false,"suffix":""},{"dropping-particle":"","family":"Mehndiratta","given":"Man Mohan","non-dropping-particle":"","parse-names":false,"suffix":""},{"dropping-particle":"","family":"Mehrotra","given":"Ravi","non-dropping-particle":"","parse-names":false,"suffix":""},{"dropping-particle":"","family":"Mehta","given":"Kala M.","non-dropping-particle":"","parse-names":false,"suffix":""},{"dropping-particle":"","family":"Mehta","given":"Varshil","non-dropping-particle":"","parse-names":false,"suffix":""},{"dropping-particle":"","family":"Mekonen","given":"Tesfa","non-dropping-particle":"","parse-names":false,"suffix":""},{"dropping-particle":"","family":"Mekonnen","given":"Tefera Chane","non-dropping-particle":"","parse-names":false,"suffix":""},{"dropping-particle":"","family":"Meles","given":"Hagazi Gebre","non-dropping-particle":"","parse-names":false,"suffix":""},{"dropping-particle":"","family":"Meles","given":"Kidanu Gebremariam","non-dropping-particle":"","parse-names":false,"suffix":""},{"dropping-particle":"","family":"Melese","given":"Addisu","non-dropping-particle":"","parse-names":false,"suffix":""},{"dropping-particle":"","family":"Melku","given":"Mulugeta","non-dropping-particle":"","parse-names":false,"suffix":""},{"dropping-particle":"","family":"Memiah","given":"Peter T.N.","non-dropping-particle":"","parse-names":false,"suffix":""},{"dropping-particle":"","family":"Memish","given":"Ziad A.","non-dropping-particle":"","parse-names":false,"suffix":""},{"dropping-particle":"","family":"Mendoza","given":"Walter","non-dropping-particle":"","parse-names":false,"suffix":""},{"dropping-particle":"","family":"Mengistu","given":"Desalegn Tadese","non-dropping-particle":"","parse-names":false,"suffix":""},{"dropping-particle":"","family":"Mengistu","given":"Getnet","non-dropping-particle":"","parse-names":false,"suffix":""},{"dropping-particle":"","family":"Mensah","given":"George A.","non-dropping-particle":"","parse-names":false,"suffix":""},{"dropping-particle":"","family":"Mereta","given":"Seid Tiku","non-dropping-particle":"","parse-names":false,"suffix":""},{"dropping-particle":"","family":"Meretoja","given":"Atte","non-dropping-particle":"","parse-names":false,"suffix":""},{"dropping-particle":"","family":"Meretoja","given":"Tuomo J.","non-dropping-particle":"","parse-names":false,"suffix":""},{"dropping-particle":"","family":"Mestrovic","given":"Tomislav","non-dropping-particle":"","parse-names":false,"suffix":""},{"dropping-particle":"","family":"Mezgebe","given":"Haftay Berhane","non-dropping-particle":"","parse-names":false,"suffix":""},{"dropping-particle":"","family":"Miangotar","given":"Yode","non-dropping-particle":"","parse-names":false,"suffix":""},{"dropping-particle":"","family":"Miazgowski","given":"Bartosz","non-dropping-particle":"","parse-names":false,"suffix":""},{"dropping-particle":"","family":"Miazgowski","given":"Tomasz","non-dropping-particle":"","parse-names":false,"suffix":""},{"dropping-particle":"","family":"Miller","given":"Ted R.","non-dropping-particle":"","parse-names":false,"suffix":""},{"dropping-particle":"","family":"Mini","given":"G. K.","non-dropping-particle":"","parse-names":false,"suffix":""},{"dropping-particle":"","family":"Mirica","given":"Andreea","non-dropping-particle":"","parse-names":false,"suffix":""},{"dropping-particle":"","family":"Mirrakhimov","given":"Erkin M.","non-dropping-particle":"","parse-names":false,"suffix":""},{"dropping-particle":"","family":"Misganaw","given":"Awoke Temesgen","non-dropping-particle":"","parse-names":false,"suffix":""},{"dropping-particle":"","family":"Moazen","given":"Babak","non-dropping-particle":"","parse-names":false,"suffix":""},{"dropping-particle":"","family":"Moges","given":"Nurilign Abebe","non-dropping-particle":"","parse-names":false,"suffix":""},{"dropping-particle":"","family":"Mohammad","given":"Karzan Abdulmuhsin","non-dropping-particle":"","parse-names":false,"suffix":""},{"dropping-particle":"","family":"Mohammadi","given":"Moslem","non-dropping-particle":"","parse-names":false,"suffix":""},{"dropping-particle":"","family":"Mohammadifard","given":"Noushin","non-dropping-particle":"","parse-names":false,"suffix":""},{"dropping-particle":"","family":"Mohammadi-Khanaposhtani","given":"Maryam","non-dropping-particle":"","parse-names":false,"suffix":""},{"dropping-particle":"","family":"Mohammadnia-Afrouzi","given":"Mousa","non-dropping-particle":"","parse-names":false,"suffix":""},{"dropping-particle":"","family":"Mohammed","given":"Shafiu","non-dropping-particle":"","parse-names":false,"suffix":""},{"dropping-particle":"","family":"Mohammed","given":"Mohammed A.","non-dropping-particle":"","parse-names":false,"suffix":""},{"dropping-particle":"","family":"Mohan","given":"Viswanathan","non-dropping-particle":"","parse-names":false,"suffix":""},{"dropping-particle":"","family":"Mokdad","given":"Ali H.","non-dropping-particle":"","parse-names":false,"suffix":""},{"dropping-particle":"","family":"Molokhia","given":"Mariam","non-dropping-particle":"","parse-names":false,"suffix":""},{"dropping-particle":"","family":"Monasta","given":"Lorenzo","non-dropping-particle":"","parse-names":false,"suffix":""},{"dropping-particle":"","family":"Moradi","given":"Ghobad","non-dropping-particle":"","parse-names":false,"suffix":""},{"dropping-particle":"","family":"Moradi","given":"Mahmoudreza","non-dropping-particle":"","parse-names":false,"suffix":""},{"dropping-particle":"","family":"Moradi-Lakeh","given":"Maziar","non-dropping-particle":"","parse-names":false,"suffix":""},{"dropping-particle":"","family":"Moradinazar","given":"Mehdi","non-dropping-particle":"","parse-names":false,"suffix":""},{"dropping-particle":"","family":"Moraga","given":"Paula","non-dropping-particle":"","parse-names":false,"suffix":""},{"dropping-particle":"","family":"Morawska","given":"Lidia","non-dropping-particle":"","parse-names":false,"suffix":""},{"dropping-particle":"","family":"Moreno VelÃ¡squez","given":"Ilais","non-dropping-particle":"","parse-names":false,"suffix":""},{"dropping-particle":"","family":"Morgado-Da-costa","given":"Joana","non-dropping-particle":"","parse-names":false,"suffix":""},{"dropping-particle":"","family":"Morrison","given":"Shane Douglas","non-dropping-particle":"","parse-names":false,"suffix":""},{"dropping-particle":"","family":"Mosapour","given":"Abbas","non-dropping-particle":"","parse-names":false,"suffix":""},{"dropping-particle":"","family":"Moschos","given":"Marilita M.","non-dropping-particle":"","parse-names":false,"suffix":""},{"dropping-particle":"","family":"Mousavi","given":"Seyyed Meysam","non-dropping-particle":"","parse-names":false,"suffix":""},{"dropping-particle":"","family":"Muche","given":"Achenef Asmamaw","non-dropping-particle":"","parse-names":false,"suffix":""},{"dropping-particle":"","family":"Muchie","given":"Kindie Fentahun","non-dropping-particle":"","parse-names":false,"suffix":""},{"dropping-particle":"","family":"Mueller","given":"Ulrich Otto","non-dropping-particle":"","parse-names":false,"suffix":""},{"dropping-particle":"","family":"Mukhopadhyay","given":"Satinath","non-dropping-particle":"","parse-names":false,"suffix":""},{"dropping-particle":"","family":"Mullany","given":"Erin C.","non-dropping-particle":"","parse-names":false,"suffix":""},{"dropping-particle":"","family":"Muller","given":"Kate","non-dropping-particle":"","parse-names":false,"suffix":""},{"dropping-particle":"","family":"Murhekar","given":"Manoj","non-dropping-particle":"","parse-names":false,"suffix":""},{"dropping-particle":"","family":"Murphy","given":"Tasha B.","non-dropping-particle":"","parse-names":false,"suffix":""},{"dropping-particle":"","family":"Murthy","given":"G. V.S.","non-dropping-particle":"","parse-names":false,"suffix":""},{"dropping-particle":"","family":"Murthy","given":"Srinivas","non-dropping-particle":"","parse-names":false,"suffix":""},{"dropping-particle":"","family":"Musa","given":"Jonah","non-dropping-particle":"","parse-names":false,"suffix":""},{"dropping-particle":"","family":"Musa","given":"Kamarul Imran","non-dropping-particle":"","parse-names":false,"suffix":""},{"dropping-particle":"","family":"Mustafa","given":"Ghulam","non-dropping-particle":"","parse-names":false,"suffix":""},{"dropping-particle":"","family":"Muthupandian","given":"Saravanan","non-dropping-particle":"","parse-names":false,"suffix":""},{"dropping-particle":"","family":"Nachega","given":"Jean B.","non-dropping-particle":"","parse-names":false,"suffix":""},{"dropping-particle":"","family":"Nagel","given":"Gabriele","non-dropping-particle":"","parse-names":false,"suffix":""},{"dropping-particle":"","family":"Naghavi","given":"Mohsen","non-dropping-particle":"","parse-names":false,"suffix":""},{"dropping-particle":"","family":"Naheed","given":"Aliya","non-dropping-particle":"","parse-names":false,"suffix":""},{"dropping-particle":"","family":"Nahvijou","given":"Azin","non-dropping-particle":"","parse-names":false,"suffix":""},{"dropping-particle":"","family":"Naik","given":"Gurudatta","non-dropping-particle":"","parse-names":false,"suffix":""},{"dropping-particle":"","family":"Nair","given":"Sanjeev","non-dropping-particle":"","parse-names":false,"suffix":""},{"dropping-particle":"","family":"Najafi","given":"Farid","non-dropping-particle":"","parse-names":false,"suffix":""},{"dropping-particle":"","family":"Nangia","given":"Vinay","non-dropping-particle":"","parse-names":false,"suffix":""},{"dropping-particle":"","family":"Nansseu","given":"Jobert Richie","non-dropping-particle":"","parse-names":false,"suffix":""},{"dropping-particle":"","family":"Nascimento","given":"Bruno Ramos","non-dropping-particle":"","parse-names":false,"suffix":""},{"dropping-particle":"","family":"Nawaz","given":"Haseeb","non-dropping-particle":"","parse-names":false,"suffix":""},{"dropping-particle":"","family":"Ncama","given":"Busisiwe P.","non-dropping-particle":"","parse-names":false,"suffix":""},{"dropping-particle":"","family":"Neamati","given":"Nahid","non-dropping-particle":"","parse-names":false,"suffix":""},{"dropping-particle":"","family":"Negoi","given":"Ionut","non-dropping-particle":"","parse-names":false,"suffix":""},{"dropping-particle":"","family":"Negoi","given":"Ruxandra Irina","non-dropping-particle":"","parse-names":false,"suffix":""},{"dropping-particle":"","family":"Neupane","given":"Subas","non-dropping-particle":"","parse-names":false,"suffix":""},{"dropping-particle":"","family":"Newton","given":"Charles Richard James","non-dropping-particle":"","parse-names":false,"suffix":""},{"dropping-particle":"","family":"Ngalesoni","given":"Frida N.","non-dropping-particle":"","parse-names":false,"suffix":""},{"dropping-particle":"","family":"Ngunjiri","given":"Josephine W.","non-dropping-particle":"","parse-names":false,"suffix":""},{"dropping-particle":"","family":"Nguyen","given":"Ha Thu","non-dropping-particle":"","parse-names":false,"suffix":""},{"dropping-particle":"","family":"Nguyen","given":"Huong Thanh","non-dropping-particle":"","parse-names":false,"suffix":""},{"dropping-particle":"","family":"Nguyen","given":"Long Hoang","non-dropping-particle":"","parse-names":false,"suffix":""},{"dropping-particle":"","family":"Nguyen","given":"Michele","non-dropping-particle":"","parse-names":false,"suffix":""},{"dropping-particle":"","family":"Nguyen","given":"Trang Huyen","non-dropping-particle":"","parse-names":false,"suffix":""},{"dropping-particle":"","family":"Ningrum","given":"Dina Nur Anggraini","non-dropping-particle":"","parse-names":false,"suffix":""},{"dropping-particle":"","family":"Nirayo","given":"Yirga Legesse","non-dropping-particle":"","parse-names":false,"suffix":""},{"dropping-particle":"","family":"Nisar","given":"Muhammad Imran","non-dropping-particle":"","parse-names":false,"suffix":""},{"dropping-particle":"","family":"Nixon","given":"Molly R.","non-dropping-particle":"","parse-names":false,"suffix":""},{"dropping-particle":"","family":"Nolutshungu","given":"Nomonde","non-dropping-particle":"","parse-names":false,"suffix":""},{"dropping-particle":"","family":"Nomura","given":"Shuhei","non-dropping-particle":"","parse-names":false,"suffix":""},{"dropping-particle":"","family":"Norheim","given":"Ole F.","non-dropping-particle":"","parse-names":false,"suffix":""},{"dropping-particle":"","family":"Noroozi","given":"Mehdi","non-dropping-particle":"","parse-names":false,"suffix":""},{"dropping-particle":"","family":"Norrving","given":"Bo","non-dropping-particle":"","parse-names":false,"suffix":""},{"dropping-particle":"","family":"Noubiap","given":"Jean Jacques","non-dropping-particle":"","parse-names":false,"suffix":""},{"dropping-particle":"","family":"Nouri","given":"Hamid Reza","non-dropping-particle":"","parse-names":false,"suffix":""},{"dropping-particle":"","family":"Nourollahpour Shiadeh","given":"Malihe","non-dropping-particle":"","parse-names":false,"suffix":""},{"dropping-particle":"","family":"Nowroozi","given":"Mohammad Reza","non-dropping-particle":"","parse-names":false,"suffix":""},{"dropping-particle":"","family":"Nsoesie","given":"Elaine O.","non-dropping-particle":"","parse-names":false,"suffix":""},{"dropping-particle":"","family":"Nyasulu","given":"Peter S.","non-dropping-particle":"","parse-names":false,"suffix":""},{"dropping-particle":"","family":"Ofori-Asenso","given":"Richard","non-dropping-particle":"","parse-names":false,"suffix":""},{"dropping-particle":"","family":"Ogah","given":"Okechukwu Samuel","non-dropping-particle":"","parse-names":false,"suffix":""},{"dropping-particle":"","family":"Ogbo","given":"Felix Akpojene","non-dropping-particle":"","parse-names":false,"suffix":""},{"dropping-particle":"","family":"Oh","given":"In Hwan","non-dropping-particle":"","parse-names":false,"suffix":""},{"dropping-particle":"","family":"Okoro","given":"Anselm","non-dropping-particle":"","parse-names":false,"suffix":""},{"dropping-particle":"","family":"Oladimeji","given":"Olanrewaju","non-dropping-particle":"","parse-names":false,"suffix":""},{"dropping-particle":"","family":"Olagunju","given":"Andrew T.","non-dropping-particle":"","parse-names":false,"suffix":""},{"dropping-particle":"","family":"Olagunju","given":"Tinuke O.","non-dropping-particle":"","parse-names":false,"suffix":""},{"dropping-particle":"","family":"Olivares","given":"Pedro R.","non-dropping-particle":"","parse-names":false,"suffix":""},{"dropping-particle":"","family":"Olusanya","given":"Bolajoko Olubukunola","non-dropping-particle":"","parse-names":false,"suffix":""},{"dropping-particle":"","family":"Olusanya","given":"Jacob Olusegun","non-dropping-particle":"","parse-names":false,"suffix":""},{"dropping-particle":"","family":"Ong","given":"Sok King","non-dropping-particle":"","parse-names":false,"suffix":""},{"dropping-particle":"","family":"Opio","given":"John Nelson","non-dropping-particle":"","parse-names":false,"suffix":""},{"dropping-particle":"","family":"Oren","given":"Eyal","non-dropping-particle":"","parse-names":false,"suffix":""},{"dropping-particle":"","family":"Ortiz","given":"Justin R.","non-dropping-particle":"","parse-names":false,"suffix":""},{"dropping-particle":"","family":"Ortiz","given":"Alberto","non-dropping-particle":"","parse-names":false,"suffix":""},{"dropping-particle":"","family":"Ota","given":"Erika","non-dropping-particle":"","parse-names":false,"suffix":""},{"dropping-particle":"","family":"Otstavnov","given":"Stanislav S.","non-dropping-particle":"","parse-names":false,"suffix":""},{"dropping-particle":"","family":"Ã˜verland","given":"Simon","non-dropping-particle":"","parse-names":false,"suffix":""},{"dropping-particle":"","family":"Owolabi","given":"Mayowa Ojo","non-dropping-particle":"","parse-names":false,"suffix":""},{"dropping-particle":"","family":"Oyekale","given":"Abayomi Samuel","non-dropping-particle":"","parse-names":false,"suffix":""},{"dropping-particle":"","family":"Mahesh","given":"P. A.","non-dropping-particle":"","parse-names":false,"suffix":""},{"dropping-particle":"","family":"Pacella","given":"Rosana","non-dropping-particle":"","parse-names":false,"suffix":""},{"dropping-particle":"","family":"Pakhale","given":"Smita","non-dropping-particle":"","parse-names":false,"suffix":""},{"dropping-particle":"","family":"Pakhare","given":"Abhijit P.","non-dropping-particle":"","parse-names":false,"suffix":""},{"dropping-particle":"","family":"Pana","given":"Adrian","non-dropping-particle":"","parse-names":false,"suffix":""},{"dropping-particle":"","family":"Panda","given":"Basant Kumar","non-dropping-particle":"","parse-names":false,"suffix":""},{"dropping-particle":"","family":"Panda-Jonas","given":"Songhomitra","non-dropping-particle":"","parse-names":false,"suffix":""},{"dropping-particle":"","family":"Pandey","given":"Achyut Raj","non-dropping-particle":"","parse-names":false,"suffix":""},{"dropping-particle":"","family":"Pandian","given":"Jeyaraj Durai","non-dropping-particle":"","parse-names":false,"suffix":""},{"dropping-particle":"","family":"Parisi","given":"Andrea","non-dropping-particle":"","parse-names":false,"suffix":""},{"dropping-particle":"","family":"Park","given":"Eun Kee","non-dropping-particle":"","parse-names":false,"suffix":""},{"dropping-particle":"","family":"Parry","given":"Charles D.H.","non-dropping-particle":"","parse-names":false,"suffix":""},{"dropping-particle":"","family":"Parsian","given":"Hadi","non-dropping-particle":"","parse-names":false,"suffix":""},{"dropping-particle":"","family":"Patel","given":"Shanti","non-dropping-particle":"","parse-names":false,"suffix":""},{"dropping-particle":"","family":"Patle","given":"Ajay","non-dropping-particle":"","parse-names":false,"suffix":""},{"dropping-particle":"","family":"Patten","given":"Scott B.","non-dropping-particle":"","parse-names":false,"suffix":""},{"dropping-particle":"","family":"Patton","given":"George C.","non-dropping-particle":"","parse-names":false,"suffix":""},{"dropping-particle":"","family":"Paudel","given":"Deepak","non-dropping-particle":"","parse-names":false,"suffix":""},{"dropping-particle":"","family":"Pearce","given":"Neil","non-dropping-particle":"","parse-names":false,"suffix":""},{"dropping-particle":"","family":"Peprah","given":"Emmanuel K.","non-dropping-particle":"","parse-names":false,"suffix":""},{"dropping-particle":"","family":"Pereira","given":"Alexandre","non-dropping-particle":"","parse-names":false,"suffix":""},{"dropping-particle":"","family":"Pereira","given":"David M.","non-dropping-particle":"","parse-names":false,"suffix":""},{"dropping-particle":"","family":"Perez","given":"Krystle M.","non-dropping-particle":"","parse-names":false,"suffix":""},{"dropping-particle":"","family":"Perico","given":"Norberto","non-dropping-particle":"","parse-names":false,"suffix":""},{"dropping-particle":"","family":"Pervaiz","given":"Aslam","non-dropping-particle":"","parse-names":false,"suffix":""},{"dropping-particle":"","family":"Pesudovs","given":"Konrad","non-dropping-particle":"","parse-names":false,"suffix":""},{"dropping-particle":"","family":"Petri","given":"William A.","non-dropping-particle":"","parse-names":false,"suffix":""},{"dropping-particle":"","family":"Petzold","given":"Max","non-dropping-particle":"","parse-names":false,"suffix":""},{"dropping-particle":"","family":"Phillips","given":"Michael R.","non-dropping-particle":"","parse-names":false,"suffix":""},{"dropping-particle":"","family":"Pigott","given":"David M.","non-dropping-particle":"","parse-names":false,"suffix":""},{"dropping-particle":"","family":"Pillay","given":"Julian David","non-dropping-particle":"","parse-names":false,"suffix":""},{"dropping-particle":"","family":"Pirsaheb","given":"Meghdad","non-dropping-particle":"","parse-names":false,"suffix":""},{"dropping-particle":"","family":"Pishgar","given":"Farhad","non-dropping-particle":"","parse-names":false,"suffix":""},{"dropping-particle":"","family":"Plass","given":"Dietrich","non-dropping-particle":"","parse-names":false,"suffix":""},{"dropping-particle":"","family":"Polinder","given":"Suzanne","non-dropping-particle":"","parse-names":false,"suffix":""},{"dropping-particle":"","family":"Pond","given":"Constance Dimity","non-dropping-particle":"","parse-names":false,"suffix":""},{"dropping-particle":"","family":"Popova","given":"Svetlana","non-dropping-particle":"","parse-names":false,"suffix":""},{"dropping-particle":"","family":"Postma","given":"Maarten J.","non-dropping-particle":"","parse-names":false,"suffix":""},{"dropping-particle":"","family":"Pourmalek","given":"Farshad","non-dropping-particle":"","parse-names":false,"suffix":""},{"dropping-particle":"","family":"Pourshams","given":"Akram","non-dropping-particle":"","parse-names":false,"suffix":""},{"dropping-particle":"","family":"Poustchi","given":"Hossein","non-dropping-particle":"","parse-names":false,"suffix":""},{"dropping-particle":"","family":"Prabhakaran","given":"Dorairaj","non-dropping-particle":"","parse-names":false,"suffix":""},{"dropping-particle":"","family":"Prakash","given":"V.","non-dropping-particle":"","parse-names":false,"suffix":""},{"dropping-particle":"","family":"Prakash","given":"Swayam","non-dropping-particle":"","parse-names":false,"suffix":""},{"dropping-particle":"","family":"Prasad","given":"Narayan","non-dropping-particle":"","parse-names":false,"suffix":""},{"dropping-particle":"","family":"Qorbani","given":"Mostafa","non-dropping-particle":"","parse-names":false,"suffix":""},{"dropping-particle":"","family":"Quistberg","given":"D. Alex","non-dropping-particle":"","parse-names":false,"suffix":""},{"dropping-particle":"","family":"Radfar","given":"Amir","non-dropping-particle":"","parse-names":false,"suffix":""},{"dropping-particle":"","family":"Rafay","given":"Anwar","non-dropping-particle":"","parse-names":false,"suffix":""},{"dropping-particle":"","family":"Rafiei","given":"Alireza","non-dropping-particle":"","parse-names":false,"suffix":""},{"dropping-particle":"","family":"Rahim","given":"Fakher","non-dropping-particle":"","parse-names":false,"suffix":""},{"dropping-particle":"","family":"Rahimi","given":"Kazem","non-dropping-particle":"","parse-names":false,"suffix":""},{"dropping-particle":"","family":"Rahimi-Movaghar","given":"Afarin","non-dropping-particle":"","parse-names":false,"suffix":""},{"dropping-particle":"","family":"Rahimi-Movaghar","given":"Vafa","non-dropping-particle":"","parse-names":false,"suffix":""},{"dropping-particle":"","family":"Rahman","given":"Mahfuzar","non-dropping-particle":"","parse-names":false,"suffix":""},{"dropping-particle":"","family":"Ur Rahman","given":"Mohammad Hifz","non-dropping-particle":"","parse-names":false,"suffix":""},{"dropping-particle":"","family":"Rahman","given":"Muhammad Aziz","non-dropping-particle":"","parse-names":false,"suffix":""},{"dropping-particle":"","family":"Ur Rahman","given":"Sajjad","non-dropping-particle":"","parse-names":false,"suffix":""},{"dropping-particle":"","family":"Rai","given":"Rajesh Kumar","non-dropping-particle":"","parse-names":false,"suffix":""},{"dropping-particle":"","family":"Rajati","given":"Fatemeh","non-dropping-particle":"","parse-names":false,"suffix":""},{"dropping-particle":"","family":"Rajsic","given":"Sasa","non-dropping-particle":"","parse-names":false,"suffix":""},{"dropping-particle":"","family":"Raju","given":"Sree Bhushan","non-dropping-particle":"","parse-names":false,"suffix":""},{"dropping-particle":"","family":"Ram","given":"Usha","non-dropping-particle":"","parse-names":false,"suffix":""},{"dropping-particle":"","family":"Ranabhat","given":"Chhabi Lal","non-dropping-particle":"","parse-names":false,"suffix":""},{"dropping-particle":"","family":"Ranjan","given":"Prabhat","non-dropping-particle":"","parse-names":false,"suffix":""},{"dropping-particle":"","family":"Ranta","given":"Anna","non-dropping-particle":"","parse-names":false,"suffix":""},{"dropping-particle":"","family":"Rasella","given":"Davide","non-dropping-particle":"","parse-names":false,"suffix":""},{"dropping-particle":"","family":"Rawaf","given":"David Laith","non-dropping-particle":"","parse-names":false,"suffix":""},{"dropping-particle":"","family":"Rawaf","given":"Salman","non-dropping-particle":"","parse-names":false,"suffix":""},{"dropping-particle":"","family":"Ray","given":"Sarah E.","non-dropping-particle":"","parse-names":false,"suffix":""},{"dropping-particle":"","family":"Razo-GarcÃ­a","given":"Christian","non-dropping-particle":"","parse-names":false,"suffix":""},{"dropping-particle":"","family":"Rego","given":"Maria Albertina Santiago","non-dropping-particle":"","parse-names":false,"suffix":""},{"dropping-particle":"","family":"Rehm","given":"JÃ¼rgen","non-dropping-particle":"","parse-names":false,"suffix":""},{"dropping-particle":"","family":"Reiner","given":"Robert C.","non-dropping-particle":"","parse-names":false,"suffix":""},{"dropping-particle":"","family":"Reinig","given":"Nickolas","non-dropping-particle":"","parse-names":false,"suffix":""},{"dropping-particle":"","family":"Reis","given":"Cesar","non-dropping-particle":"","parse-names":false,"suffix":""},{"dropping-particle":"","family":"Remuzzi","given":"Giuseppe","non-dropping-particle":"","parse-names":false,"suffix":""},{"dropping-particle":"","family":"Renzaho","given":"Andre M.N.","non-dropping-particle":"","parse-names":false,"suffix":""},{"dropping-particle":"","family":"Resnikoff","given":"Serge","non-dropping-particle":"","parse-names":false,"suffix":""},{"dropping-particle":"","family":"Rezaei","given":"Satar","non-dropping-particle":"","parse-names":false,"suffix":""},{"dropping-particle":"","family":"Rezaeian","given":"Shahab","non-dropping-particle":"","parse-names":false,"suffix":""},{"dropping-particle":"","family":"Rezai","given":"Mohammad Sadegh","non-dropping-particle":"","parse-names":false,"suffix":""},{"dropping-particle":"","family":"Riahi","given":"Seyed Mohammad","non-dropping-particle":"","parse-names":false,"suffix":""},{"dropping-particle":"","family":"Ribeiro","given":"Antonio Luiz P.","non-dropping-particle":"","parse-names":false,"suffix":""},{"dropping-particle":"","family":"Riojas","given":"Horacio","non-dropping-particle":"","parse-names":false,"suffix":""},{"dropping-particle":"","family":"Rios-Blancas","given":"Maria Jesus","non-dropping-particle":"","parse-names":false,"suffix":""},{"dropping-particle":"","family":"Roba","given":"Kedir Teji","non-dropping-particle":"","parse-names":false,"suffix":""},{"dropping-particle":"","family":"Robinson","given":"Stephen R.","non-dropping-particle":"","parse-names":false,"suffix":""},{"dropping-particle":"","family":"Roever","given":"Leonardo","non-dropping-particle":"","parse-names":false,"suffix":""},{"dropping-particle":"","family":"Ronfani","given":"Luca","non-dropping-particle":"","parse-names":false,"suffix":""},{"dropping-particle":"","family":"Roshandel","given":"Gholamreza","non-dropping-particle":"","parse-names":false,"suffix":""},{"dropping-particle":"","family":"Roshchin","given":"Denis O.","non-dropping-particle":"","parse-names":false,"suffix":""},{"dropping-particle":"","family":"Rostami","given":"Ali","non-dropping-particle":"","parse-names":false,"suffix":""},{"dropping-particle":"","family":"Rothenbacher","given":"Dietrich","non-dropping-particle":"","parse-names":false,"suffix":""},{"dropping-particle":"","family":"Rubagotti","given":"Enrico","non-dropping-particle":"","parse-names":false,"suffix":""},{"dropping-particle":"","family":"Ruhago","given":"George Mugambage","non-dropping-particle":"","parse-names":false,"suffix":""},{"dropping-particle":"","family":"Saadat","given":"Soheil","non-dropping-particle":"","parse-names":false,"suffix":""},{"dropping-particle":"","family":"Sabde","given":"Yogesh Damodar","non-dropping-particle":"","parse-names":false,"suffix":""},{"dropping-particle":"","family":"Sachdev","given":"Perminder S.","non-dropping-particle":"","parse-names":false,"suffix":""},{"dropping-particle":"","family":"Saddik","given":"Basema","non-dropping-particle":"","parse-names":false,"suffix":""},{"dropping-particle":"","family":"Sadeghi","given":"Ehsan","non-dropping-particle":"","parse-names":false,"suffix":""},{"dropping-particle":"","family":"Saeedi Moghaddam","given":"Sahar","non-dropping-particle":"","parse-names":false,"suffix":""},{"dropping-particle":"","family":"Safari","given":"Hosein","non-dropping-particle":"","parse-names":false,"suffix":""},{"dropping-particle":"","family":"Safari","given":"Yahya","non-dropping-particle":"","parse-names":false,"suffix":""},{"dropping-particle":"","family":"Safari-Faramani","given":"Roya","non-dropping-particle":"","parse-names":false,"suffix":""},{"dropping-particle":"","family":"Safdarian","given":"Mahdi","non-dropping-particle":"","parse-names":false,"suffix":""},{"dropping-particle":"","family":"Safi","given":"Sare","non-dropping-particle":"","parse-names":false,"suffix":""},{"dropping-particle":"","family":"Safiri","given":"Saeid","non-dropping-particle":"","parse-names":false,"suffix":""},{"dropping-particle":"","family":"Sagar","given":"Rajesh","non-dropping-particle":"","parse-names":false,"suffix":""},{"dropping-particle":"","family":"Sahebkar","given":"Amirhossein","non-dropping-particle":"","parse-names":false,"suffix":""},{"dropping-particle":"","family":"Sahraian","given":"Mohammad Ali","non-dropping-particle":"","parse-names":false,"suffix":""},{"dropping-particle":"","family":"Sajadi","given":"Haniye Sadat","non-dropping-particle":"","parse-names":false,"suffix":""},{"dropping-particle":"","family":"Salahshoor","given":"Mohamadreza","non-dropping-particle":"","parse-names":false,"suffix":""},{"dropping-particle":"","family":"Salam","given":"Nasir","non-dropping-particle":"","parse-names":false,"suffix":""},{"dropping-particle":"","family":"Salama","given":"Joseph S.","non-dropping-particle":"","parse-names":false,"suffix":""},{"dropping-particle":"","family":"Salamati","given":"Payman","non-dropping-particle":"","parse-names":false,"suffix":""},{"dropping-particle":"","family":"Saldanha","given":"Raphael de Freitas","non-dropping-particle":"","parse-names":false,"suffix":""},{"dropping-particle":"","family":"Salimi","given":"Yahya","non-dropping-particle":"","parse-names":false,"suffix":""},{"dropping-particle":"","family":"Salimzadeh","given":"Hamideh","non-dropping-particle":"","parse-names":false,"suffix":""},{"dropping-particle":"","family":"Salz","given":"Inbal","non-dropping-particle":"","parse-names":false,"suffix":""},{"dropping-particle":"","family":"Sambala","given":"Evanson Zondani","non-dropping-particle":"","parse-names":false,"suffix":""},{"dropping-particle":"","family":"Samy","given":"Abdallah M.","non-dropping-particle":"","parse-names":false,"suffix":""},{"dropping-particle":"","family":"Sanabria","given":"Juan","non-dropping-particle":"","parse-names":false,"suffix":""},{"dropping-particle":"","family":"Sanchez-NiÃ±o","given":"Maria Dolores","non-dropping-particle":"","parse-names":false,"suffix":""},{"dropping-particle":"","family":"Santos","given":"Itamar S.","non-dropping-particle":"","parse-names":false,"suffix":""},{"dropping-particle":"","family":"Santos","given":"JoÃ£o Vasco","non-dropping-particle":"","parse-names":false,"suffix":""},{"dropping-particle":"","family":"Santric Milicevic","given":"Milena M.","non-dropping-particle":"","parse-names":false,"suffix":""},{"dropping-particle":"","family":"Sao Jose","given":"Bruno Piassi","non-dropping-particle":"","parse-names":false,"suffix":""},{"dropping-particle":"","family":"Sardana","given":"Mayank","non-dropping-particle":"","parse-names":false,"suffix":""},{"dropping-particle":"","family":"Sarker","given":"Abdur Razzaque","non-dropping-particle":"","parse-names":false,"suffix":""},{"dropping-particle":"","family":"Sarrafzadegan","given":"Nizal","non-dropping-particle":"","parse-names":false,"suffix":""},{"dropping-particle":"","family":"Sartorius","given":"Benn","non-dropping-particle":"","parse-names":false,"suffix":""},{"dropping-particle":"","family":"Sarvi","given":"Shahabeddin","non-dropping-particle":"","parse-names":false,"suffix":""},{"dropping-particle":"","family":"Sathian","given":"Brijesh","non-dropping-particle":"","parse-names":false,"suffix":""},{"dropping-particle":"","family":"Satpathy","given":"Maheswar","non-dropping-particle":"","parse-names":false,"suffix":""},{"dropping-particle":"","family":"Savic","given":"Miloje","non-dropping-particle":"","parse-names":false,"suffix":""},{"dropping-particle":"","family":"Sawant","given":"Arundhati R.","non-dropping-particle":"","parse-names":false,"suffix":""},{"dropping-particle":"","family":"Sawhney","given":"Monika","non-dropping-particle":"","parse-names":false,"suffix":""},{"dropping-particle":"","family":"Saxena","given":"Sonia","non-dropping-particle":"","parse-names":false,"suffix":""},{"dropping-particle":"","family":"Sayyah","given":"Mehdi","non-dropping-particle":"","parse-names":false,"suffix":""},{"dropping-particle":"","family":"Scaria","given":"Vinod","non-dropping-particle":"","parse-names":false,"suffix":""},{"dropping-particle":"","family":"Schaeffner","given":"Elke","non-dropping-particle":"","parse-names":false,"suffix":""},{"dropping-particle":"","family":"Schelonka","given":"Kathryn","non-dropping-particle":"","parse-names":false,"suffix":""},{"dropping-particle":"","family":"Schmidt","given":"Maria InÃªs","non-dropping-particle":"","parse-names":false,"suffix":""},{"dropping-particle":"","family":"Schneider","given":"Ione J.C.","non-dropping-particle":"","parse-names":false,"suffix":""},{"dropping-particle":"","family":"SchÃ¶ttker","given":"Ben","non-dropping-particle":"","parse-names":false,"suffix":""},{"dropping-particle":"","family":"Schutte","given":"Aletta Elisabeth","non-dropping-particle":"","parse-names":false,"suffix":""},{"dropping-particle":"","family":"Schwebel","given":"David C.","non-dropping-particle":"","parse-names":false,"suffix":""},{"dropping-particle":"","family":"Schwendicke","given":"Falk","non-dropping-particle":"","parse-names":false,"suffix":""},{"dropping-particle":"","family":"Scott","given":"James G.","non-dropping-particle":"","parse-names":false,"suffix":""},{"dropping-particle":"","family":"Sekerija","given":"Mario","non-dropping-particle":"","parse-names":false,"suffix":""},{"dropping-particle":"","family":"Sepanlou","given":"Sadaf G.","non-dropping-particle":"","parse-names":false,"suffix":""},{"dropping-particle":"","family":"ServÃ¡n-Mori","given":"Edson","non-dropping-particle":"","parse-names":false,"suffix":""},{"dropping-particle":"","family":"Shabaninejad","given":"Hosein","non-dropping-particle":"","parse-names":false,"suffix":""},{"dropping-particle":"","family":"Shackelford","given":"Katya Anne","non-dropping-particle":"","parse-names":false,"suffix":""},{"dropping-particle":"","family":"Shafieesabet","given":"Azadeh","non-dropping-particle":"","parse-names":false,"suffix":""},{"dropping-particle":"","family":"Shaheen","given":"Amira A.","non-dropping-particle":"","parse-names":false,"suffix":""},{"dropping-particle":"","family":"Shaikh","given":"Masood Ali","non-dropping-particle":"","parse-names":false,"suffix":""},{"dropping-particle":"","family":"Shakir","given":"Raad A.","non-dropping-particle":"","parse-names":false,"suffix":""},{"dropping-particle":"","family":"Shams-Beyranvand","given":"Mehran","non-dropping-particle":"","parse-names":false,"suffix":""},{"dropping-particle":"","family":"Shamsi","given":"Mohammadbagher","non-dropping-particle":"","parse-names":false,"suffix":""},{"dropping-particle":"","family":"Shamsizadeh","given":"Morteza","non-dropping-particle":"","parse-names":false,"suffix":""},{"dropping-particle":"","family":"Sharafi","given":"Heidar","non-dropping-particle":"","parse-names":false,"suffix":""},{"dropping-particle":"","family":"Sharafi","given":"Kiomars","non-dropping-particle":"","parse-names":false,"suffix":""},{"dropping-particle":"","family":"Sharif","given":"Mehdi","non-dropping-particle":"","parse-names":false,"suffix":""},{"dropping-particle":"","family":"Sharif-Alhoseini","given":"Mahdi","non-dropping-particle":"","parse-names":false,"suffix":""},{"dropping-particle":"","family":"Sharma","given":"Meenakshi","non-dropping-particle":"","parse-names":false,"suffix":""},{"dropping-particle":"","family":"Sharma","given":"Jayendra","non-dropping-particle":"","parse-names":false,"suffix":""},{"dropping-particle":"","family":"Sharma","given":"Rajesh","non-dropping-particle":"","parse-names":false,"suffix":""},{"dropping-particle":"","family":"She","given":"Jun","non-dropping-particle":"","parse-names":false,"suffix":""},{"dropping-particle":"","family":"Sheikh","given":"Aziz","non-dropping-particle":"","parse-names":false,"suffix":""},{"dropping-particle":"","family":"Sheth","given":"Kevin N.","non-dropping-particle":"","parse-names":false,"suffix":""},{"dropping-particle":"","family":"Shi","given":"Peilin","non-dropping-particle":"","parse-names":false,"suffix":""},{"dropping-particle":"","family":"Shibuya","given":"Kenji","non-dropping-particle":"","parse-names":false,"suffix":""},{"dropping-particle":"","family":"Shifa","given":"Girma Temam","non-dropping-particle":"","parse-names":false,"suffix":""},{"dropping-particle":"","family":"Shiferaw","given":"Mekonnen Sisay","non-dropping-particle":"","parse-names":false,"suffix":""},{"dropping-particle":"","family":"Shigematsu","given":"Mika","non-dropping-particle":"","parse-names":false,"suffix":""},{"dropping-particle":"","family":"Shiri","given":"Rahman","non-dropping-particle":"","parse-names":false,"suffix":""},{"dropping-particle":"","family":"Shirkoohi","given":"Reza","non-dropping-particle":"","parse-names":false,"suffix":""},{"dropping-particle":"","family":"Shiue","given":"Ivy","non-dropping-particle":"","parse-names":false,"suffix":""},{"dropping-particle":"","family":"Shokraneh","given":"Farhad","non-dropping-particle":"","parse-names":false,"suffix":""},{"dropping-particle":"","family":"Shrime","given":"Mark G.","non-dropping-particle":"","parse-names":false,"suffix":""},{"dropping-particle":"","family":"Shukla","given":"Sharvari Rahul","non-dropping-particle":"","parse-names":false,"suffix":""},{"dropping-particle":"","family":"Si","given":"Si","non-dropping-particle":"","parse-names":false,"suffix":""},{"dropping-particle":"","family":"Siabani","given":"Soraya","non-dropping-particle":"","parse-names":false,"suffix":""},{"dropping-particle":"","family":"Siddiqi","given":"Tariq J.","non-dropping-particle":"","parse-names":false,"suffix":""},{"dropping-particle":"","family":"Sigfusdottir","given":"Inga Dora","non-dropping-particle":"","parse-names":false,"suffix":""},{"dropping-particle":"","family":"Sigurvinsdottir","given":"Rannveig","non-dropping-particle":"","parse-names":false,"suffix":""},{"dropping-particle":"","family":"Silpakit","given":"Naris","non-dropping-particle":"","parse-names":false,"suffix":""},{"dropping-particle":"","family":"Silva","given":"Diego Augusto Santos","non-dropping-particle":"","parse-names":false,"suffix":""},{"dropping-particle":"","family":"Silva","given":"JoÃ£o Pedro","non-dropping-particle":"","parse-names":false,"suffix":""},{"dropping-particle":"","family":"Silveira","given":"Dayane Gabriele Alves","non-dropping-particle":"","parse-names":false,"suffix":""},{"dropping-particle":"","family":"Singam","given":"Narayana Sarma Venkata","non-dropping-particle":"","parse-names":false,"suffix":""},{"dropping-particle":"","family":"Singh","given":"Jasvinder A.","non-dropping-particle":"","parse-names":false,"suffix":""},{"dropping-particle":"","family":"Singh","given":"Virendra","non-dropping-particle":"","parse-names":false,"suffix":""},{"dropping-particle":"","family":"Sinha","given":"Anju Pradhan","non-dropping-particle":"","parse-names":false,"suffix":""},{"dropping-particle":"","family":"Sinha","given":"Dhirendra Narain","non-dropping-particle":"","parse-names":false,"suffix":""},{"dropping-particle":"","family":"Sitas","given":"Freddy","non-dropping-particle":"","parse-names":false,"suffix":""},{"dropping-particle":"","family":"Skirbekk","given":"Vegard","non-dropping-particle":"","parse-names":false,"suffix":""},{"dropping-particle":"","family":"Sliwa","given":"Karen","non-dropping-particle":"","parse-names":false,"suffix":""},{"dropping-particle":"","family":"Soares Filho","given":"Adauto Martins","non-dropping-particle":"","parse-names":false,"suffix":""},{"dropping-particle":"","family":"Sobaih","given":"Badr Hasan","non-dropping-particle":"","parse-names":false,"suffix":""},{"dropping-particle":"","family":"Sobhani","given":"Soheila","non-dropping-particle":"","parse-names":false,"suffix":""},{"dropping-particle":"","family":"Soofi","given":"Moslem","non-dropping-particle":"","parse-names":false,"suffix":""},{"dropping-particle":"","family":"Soriano","given":"Joan B.","non-dropping-particle":"","parse-names":false,"suffix":""},{"dropping-particle":"","family":"Soyiri","given":"Ireneous N.","non-dropping-particle":"","parse-names":false,"suffix":""},{"dropping-particle":"","family":"Sposato","given":"Luciano A.","non-dropping-particle":"","parse-names":false,"suffix":""},{"dropping-particle":"","family":"Sreeramareddy","given":"Chandrashekhar T.","non-dropping-particle":"","parse-names":false,"suffix":""},{"dropping-particle":"","family":"Srinivasan","given":"Vinay","non-dropping-particle":"","parse-names":false,"suffix":""},{"dropping-particle":"","family":"Srivastava","given":"Rakesh Kumar","non-dropping-particle":"","parse-names":false,"suffix":""},{"dropping-particle":"","family":"Starodubov","given":"Vladimir I.","non-dropping-particle":"","parse-names":false,"suffix":""},{"dropping-particle":"","family":"Stathopoulou","given":"Vasiliki","non-dropping-particle":"","parse-names":false,"suffix":""},{"dropping-particle":"","family":"Steel","given":"Nicholas","non-dropping-particle":"","parse-names":false,"suffix":""},{"dropping-particle":"","family":"Stein","given":"Dan J.","non-dropping-particle":"","parse-names":false,"suffix":""},{"dropping-particle":"","family":"Steiner","given":"Caitlyn","non-dropping-particle":"","parse-names":false,"suffix":""},{"dropping-particle":"","family":"Stewart","given":"Leo G.","non-dropping-particle":"","parse-names":false,"suffix":""},{"dropping-particle":"","family":"Stokes","given":"Mark A.","non-dropping-particle":"","parse-names":false,"suffix":""},{"dropping-particle":"","family":"Sudaryanto","given":"Agus","non-dropping-particle":"","parse-names":false,"suffix":""},{"dropping-particle":"","family":"Sufiyan","given":"Muâ€™Awiyyah Babale","non-dropping-particle":"","parse-names":false,"suffix":""},{"dropping-particle":"","family":"Sulo","given":"Gerhard","non-dropping-particle":"","parse-names":false,"suffix":""},{"dropping-particle":"","family":"Sunguya","given":"Bruno F.","non-dropping-particle":"","parse-names":false,"suffix":""},{"dropping-particle":"","family":"Sur","given":"Patrick John","non-dropping-particle":"","parse-names":false,"suffix":""},{"dropping-particle":"","family":"Sutradhar","given":"Ipsita","non-dropping-particle":"","parse-names":false,"suffix":""},{"dropping-particle":"","family":"Sykes","given":"Bryan L.","non-dropping-particle":"","parse-names":false,"suffix":""},{"dropping-particle":"","family":"Sylaja","given":"P. N.","non-dropping-particle":"","parse-names":false,"suffix":""},{"dropping-particle":"","family":"Sylte","given":"Dillon O.","non-dropping-particle":"","parse-names":false,"suffix":""},{"dropping-particle":"","family":"Szoeke","given":"Cassandra E.I.","non-dropping-particle":"","parse-names":false,"suffix":""},{"dropping-particle":"","family":"TabarÃ©s-Seisdedos","given":"Rafael","non-dropping-particle":"","parse-names":false,"suffix":""},{"dropping-particle":"","family":"Tabuchi","given":"Takahiro","non-dropping-particle":"","parse-names":false,"suffix":""},{"dropping-particle":"","family":"Tadakamadla","given":"Santosh Kumar","non-dropping-particle":"","parse-names":false,"suffix":""},{"dropping-particle":"","family":"Takahashi","given":"Ken","non-dropping-particle":"","parse-names":false,"suffix":""},{"dropping-particle":"","family":"Tandon","given":"Nikhil","non-dropping-particle":"","parse-names":false,"suffix":""},{"dropping-particle":"","family":"Tassew","given":"Aberash Abay","non-dropping-particle":"","parse-names":false,"suffix":""},{"dropping-particle":"","family":"Tassew","given":"Segen Gebremeskel","non-dropping-particle":"","parse-names":false,"suffix":""},{"dropping-particle":"","family":"Tavakkoli","given":"Mohammad","non-dropping-particle":"","parse-names":false,"suffix":""},{"dropping-particle":"","family":"Taveira","given":"Nuno","non-dropping-particle":"","parse-names":false,"suffix":""},{"dropping-particle":"","family":"Tawye","given":"Nega Yimer","non-dropping-particle":"","parse-names":false,"suffix":""},{"dropping-particle":"","family":"Tehrani-Banihashemi","given":"Arash","non-dropping-particle":"","parse-names":false,"suffix":""},{"dropping-particle":"","family":"Tekalign","given":"Tigist Gashaw","non-dropping-particle":"","parse-names":false,"suffix":""},{"dropping-particle":"","family":"Tekle","given":"Merhawi Gebremedhin","non-dropping-particle":"","parse-names":false,"suffix":""},{"dropping-particle":"","family":"Temesgen","given":"Habtamu","non-dropping-particle":"","parse-names":false,"suffix":""},{"dropping-particle":"","family":"Temsah","given":"Mohamad Hani","non-dropping-particle":"","parse-names":false,"suffix":""},{"dropping-particle":"","family":"Temsah","given":"Omar","non-dropping-particle":"","parse-names":false,"suffix":""},{"dropping-particle":"","family":"Terkawi","given":"Abdullah Sulieman","non-dropping-particle":"","parse-names":false,"suffix":""},{"dropping-particle":"","family":"Teshale","given":"Manaye Yihune","non-dropping-particle":"","parse-names":false,"suffix":""},{"dropping-particle":"","family":"Tessema","given":"Belay","non-dropping-particle":"","parse-names":false,"suffix":""},{"dropping-particle":"","family":"Teweldemedhin","given":"Mebrahtu","non-dropping-particle":"","parse-names":false,"suffix":""},{"dropping-particle":"","family":"Thakur","given":"Jarnail Singh","non-dropping-particle":"","parse-names":false,"suffix":""},{"dropping-particle":"","family":"Thankappan","given":"Kavumpurathu Raman","non-dropping-particle":"","parse-names":false,"suffix":""},{"dropping-particle":"","family":"Thirunavukkarasu","given":"Sathish","non-dropping-particle":"","parse-names":false,"suffix":""},{"dropping-particle":"","family":"Thomas","given":"Laura Anne","non-dropping-particle":"","parse-names":false,"suffix":""},{"dropping-particle":"","family":"Thomas","given":"Nihal","non-dropping-particle":"","parse-names":false,"suffix":""},{"dropping-particle":"","family":"Thrift","given":"Amanda G.","non-dropping-particle":"","parse-names":false,"suffix":""},{"dropping-particle":"","family":"Tilahun","given":"Binyam","non-dropping-particle":"","parse-names":false,"suffix":""},{"dropping-particle":"","family":"To","given":"Quyen G.","non-dropping-particle":"","parse-names":false,"suffix":""},{"dropping-particle":"","family":"Tobe-Gai","given":"Ruoyan","non-dropping-particle":"","parse-names":false,"suffix":""},{"dropping-particle":"","family":"Tonelli","given":"Marcello","non-dropping-particle":"","parse-names":false,"suffix":""},{"dropping-particle":"","family":"Topor-Madry","given":"Roman","non-dropping-particle":"","parse-names":false,"suffix":""},{"dropping-particle":"","family":"Topouzis","given":"Fotis","non-dropping-particle":"","parse-names":false,"suffix":""},{"dropping-particle":"","family":"Torre","given":"Anna E.","non-dropping-particle":"","parse-names":false,"suffix":""},{"dropping-particle":"","family":"Tortajada-GirbÃ©s","given":"Miguel","non-dropping-particle":"","parse-names":false,"suffix":""},{"dropping-particle":"","family":"Tovani-Palone","given":"Marcos Roberto","non-dropping-particle":"","parse-names":false,"suffix":""},{"dropping-particle":"","family":"Towbin","given":"Jeffrey A.","non-dropping-particle":"","parse-names":false,"suffix":""},{"dropping-particle":"","family":"Tran","given":"Bach Xuan","non-dropping-particle":"","parse-names":false,"suffix":""},{"dropping-particle":"","family":"Tran","given":"Khanh Bao","non-dropping-particle":"","parse-names":false,"suffix":""},{"dropping-particle":"","family":"Tripathi","given":"Suryakant","non-dropping-particle":"","parse-names":false,"suffix":""},{"dropping-particle":"","family":"Tripathy","given":"Srikanth Prasad","non-dropping-particle":"","parse-names":false,"suffix":""},{"dropping-particle":"","family":"Truelsen","given":"Thomas Clement","non-dropping-particle":"","parse-names":false,"suffix":""},{"dropping-particle":"","family":"Truong","given":"Nu Thi","non-dropping-particle":"","parse-names":false,"suffix":""},{"dropping-particle":"","family":"Tsadik","given":"Afewerki Gebremeskel","non-dropping-particle":"","parse-names":false,"suffix":""},{"dropping-particle":"","family":"Tsilimparis","given":"Nikolaos","non-dropping-particle":"","parse-names":false,"suffix":""},{"dropping-particle":"","family":"Tudor Car","given":"Lorainne","non-dropping-particle":"","parse-names":false,"suffix":""},{"dropping-particle":"","family":"Tuzcu","given":"E. Murat","non-dropping-particle":"","parse-names":false,"suffix":""},{"dropping-particle":"","family":"Tyrovolas","given":"Stefanos","non-dropping-particle":"","parse-names":false,"suffix":""},{"dropping-particle":"","family":"Ukwaja","given":"Kingsley Nnanna","non-dropping-particle":"","parse-names":false,"suffix":""},{"dropping-particle":"","family":"Ullah","given":"Irfan","non-dropping-particle":"","parse-names":false,"suffix":""},{"dropping-particle":"","family":"Usman","given":"Muhammad Shariq","non-dropping-particle":"","parse-names":false,"suffix":""},{"dropping-particle":"","family":"Uthman","given":"Olalekan A.","non-dropping-particle":"","parse-names":false,"suffix":""},{"dropping-particle":"","family":"Uzun","given":"Selen BegÃ¼m","non-dropping-particle":"","parse-names":false,"suffix":""},{"dropping-particle":"","family":"Vaduganathan","given":"Muthiah","non-dropping-particle":"","parse-names":false,"suffix":""},{"dropping-particle":"","family":"Vaezi","given":"Afsane","non-dropping-particle":"","parse-names":false,"suffix":""},{"dropping-particle":"","family":"Vaidya","given":"Gaurang","non-dropping-particle":"","parse-names":false,"suffix":""},{"dropping-particle":"","family":"Valdez","given":"Pascual R.","non-dropping-particle":"","parse-names":false,"suffix":""},{"dropping-particle":"","family":"Varavikova","given":"Elena","non-dropping-particle":"","parse-names":false,"suffix":""},{"dropping-particle":"","family":"Varughese","given":"Santosh","non-dropping-particle":"","parse-names":false,"suffix":""},{"dropping-particle":"","family":"Vasankari","given":"Tommi Juhani","non-dropping-particle":"","parse-names":false,"suffix":""},{"dropping-particle":"","family":"Vasconcelos","given":"Ana Maria Nogales","non-dropping-particle":"","parse-names":false,"suffix":""},{"dropping-particle":"","family":"Venketasubramanian","given":"Narayanaswamy","non-dropping-particle":"","parse-names":false,"suffix":""},{"dropping-particle":"","family":"Vidavalur","given":"Ramesh","non-dropping-particle":"","parse-names":false,"suffix":""},{"dropping-particle":"","family":"Villafaina","given":"Santos","non-dropping-particle":"","parse-names":false,"suffix":""},{"dropping-particle":"","family":"Violante","given":"Francesco S.","non-dropping-particle":"","parse-names":false,"suffix":""},{"dropping-particle":"","family":"Vladimirov","given":"Sergey Konstantinovitch","non-dropping-particle":"","parse-names":false,"suffix":""},{"dropping-particle":"","family":"Vlassov","given":"Vasily","non-dropping-particle":"","parse-names":false,"suffix":""},{"dropping-particle":"","family":"Vollset","given":"Stein Emil","non-dropping-particle":"","parse-names":false,"suffix":""},{"dropping-particle":"","family":"Vos","given":"Theo","non-dropping-particle":"","parse-names":false,"suffix":""},{"dropping-particle":"","family":"Vosoughi","given":"Kia","non-dropping-particle":"","parse-names":false,"suffix":""},{"dropping-particle":"","family":"Vujcic","given":"Isidora S.","non-dropping-particle":"","parse-names":false,"suffix":""},{"dropping-particle":"","family":"Wagner","given":"Gregory R.","non-dropping-particle":"","parse-names":false,"suffix":""},{"dropping-particle":"","family":"Wagnew","given":"Fasil Wagnew Shiferaw","non-dropping-particle":"","parse-names":false,"suffix":""},{"dropping-particle":"","family":"Waheed","given":"Yasir","non-dropping-particle":"","parse-names":false,"suffix":""},{"dropping-particle":"","family":"Wang","given":"Yanping","non-dropping-particle":"","parse-names":false,"suffix":""},{"dropping-particle":"","family":"Wang","given":"Yuan Pang","non-dropping-particle":"","parse-names":false,"suffix":""},{"dropping-particle":"","family":"Wassie","given":"Molla Mesele","non-dropping-particle":"","parse-names":false,"suffix":""},{"dropping-particle":"","family":"Weiderpass","given":"Elisabete","non-dropping-particle":"","parse-names":false,"suffix":""},{"dropping-particle":"","family":"Weintraub","given":"Robert G.","non-dropping-particle":"","parse-names":false,"suffix":""},{"dropping-particle":"","family":"Weiss","given":"Daniel J.","non-dropping-particle":"","parse-names":false,"suffix":""},{"dropping-particle":"","family":"Weiss","given":"Jordan","non-dropping-particle":"","parse-names":false,"suffix":""},{"dropping-particle":"","family":"Weldegebreal","given":"Fitsum","non-dropping-particle":"","parse-names":false,"suffix":""},{"dropping-particle":"","family":"Weldegwergs","given":"Kidu Gidey","non-dropping-particle":"","parse-names":false,"suffix":""},{"dropping-particle":"","family":"Werdecker","given":"Andrea","non-dropping-particle":"","parse-names":false,"suffix":""},{"dropping-particle":"","family":"Westerman","given":"Ronny","non-dropping-particle":"","parse-names":false,"suffix":""},{"dropping-particle":"","family":"Whiteford","given":"Harvey A.","non-dropping-particle":"","parse-names":false,"suffix":""},{"dropping-particle":"","family":"Widecka","given":"Justyna","non-dropping-particle":"","parse-names":false,"suffix":""},{"dropping-particle":"","family":"Widecka","given":"Katarzyna","non-dropping-particle":"","parse-names":false,"suffix":""},{"dropping-particle":"","family":"Wijeratne","given":"Tissa","non-dropping-particle":"","parse-names":false,"suffix":""},{"dropping-particle":"","family":"Winkler","given":"Andrea Sylvia","non-dropping-particle":"","parse-names":false,"suffix":""},{"dropping-particle":"","family":"Wiysonge","given":"Charles Shey","non-dropping-particle":"","parse-names":false,"suffix":""},{"dropping-particle":"","family":"Wolfe","given":"Charles D.A.","non-dropping-particle":"","parse-names":false,"suffix":""},{"dropping-particle":"","family":"Wondemagegn","given":"Sintayehu Ambachew","non-dropping-particle":"","parse-names":false,"suffix":""},{"dropping-particle":"","family":"Wu","given":"Shouling","non-dropping-particle":"","parse-names":false,"suffix":""},{"dropping-particle":"","family":"Wyper","given":"Grant M.A.","non-dropping-particle":"","parse-names":false,"suffix":""},{"dropping-particle":"","family":"Xu","given":"Gelin","non-dropping-particle":"","parse-names":false,"suffix":""},{"dropping-particle":"","family":"Yadav","given":"Rajaram","non-dropping-particle":"","parse-names":false,"suffix":""},{"dropping-particle":"","family":"Yakob","given":"Bereket","non-dropping-particle":"","parse-names":false,"suffix":""},{"dropping-particle":"","family":"Yamada","given":"Tomohide","non-dropping-particle":"","parse-names":false,"suffix":""},{"dropping-particle":"","family":"Yan","given":"Lijing L.","non-dropping-particle":"","parse-names":false,"suffix":""},{"dropping-particle":"","family":"Yano","given":"Yuichiro","non-dropping-particle":"","parse-names":false,"suffix":""},{"dropping-particle":"","family":"Yaseri","given":"Mehdi","non-dropping-particle":"","parse-names":false,"suffix":""},{"dropping-particle":"","family":"Yasin","given":"Yasin Jemal","non-dropping-particle":"","parse-names":false,"suffix":""},{"dropping-particle":"","family":"Ye","given":"Pengpeng","non-dropping-particle":"","parse-names":false,"suffix":""},{"dropping-particle":"","family":"Yearwood","given":"Jamal A.","non-dropping-particle":"","parse-names":false,"suffix":""},{"dropping-particle":"","family":"YentÃ¼r","given":"GÃ¶kalp Kadri","non-dropping-particle":"","parse-names":false,"suffix":""},{"dropping-particle":"","family":"Yeshaneh","given":"Alex","non-dropping-particle":"","parse-names":false,"suffix":""},{"dropping-particle":"","family":"Yimer","given":"Ebrahim M.","non-dropping-particle":"","parse-names":false,"suffix":""},{"dropping-particle":"","family":"Yip","given":"Paul","non-dropping-particle":"","parse-names":false,"suffix":""},{"dropping-particle":"","family":"Yisma","given":"Engida","non-dropping-particle":"","parse-names":false,"suffix":""},{"dropping-particle":"","family":"Yonemoto","given":"Naohiro","non-dropping-particle":"","parse-names":false,"suffix":""},{"dropping-particle":"","family":"Yoon","given":"Seok Jun","non-dropping-particle":"","parse-names":false,"suffix":""},{"dropping-particle":"","family":"York","given":"Hunter W.","non-dropping-particle":"","parse-names":false,"suffix":""},{"dropping-particle":"","family":"Yotebieng","given":"Marcel","non-dropping-particle":"","parse-names":false,"suffix":""},{"dropping-particle":"","family":"Younis","given":"Mustafa Z.","non-dropping-particle":"","parse-names":false,"suffix":""},{"dropping-particle":"","family":"Yousefifard","given":"Mahmoud","non-dropping-particle":"","parse-names":false,"suffix":""},{"dropping-particle":"","family":"Yu","given":"Chuanhua","non-dropping-particle":"","parse-names":false,"suffix":""},{"dropping-particle":"","family":"Zachariah","given":"Geevar","non-dropping-particle":"","parse-names":false,"suffix":""},{"dropping-particle":"","family":"Zadnik","given":"Vesna","non-dropping-particle":"","parse-names":false,"suffix":""},{"dropping-particle":"","family":"Zafar","given":"Shamsa","non-dropping-particle":"","parse-names":false,"suffix":""},{"dropping-particle":"","family":"Zaidi","given":"Zoubida","non-dropping-particle":"","parse-names":false,"suffix":""},{"dropping-particle":"Bin","family":"Zaman","given":"Sojib","non-dropping-particle":"","parse-names":false,"suffix":""},{"dropping-particle":"","family":"Zamani","given":"Mohammad","non-dropping-particle":"","parse-names":false,"suffix":""},{"dropping-particle":"","family":"Zare","given":"Zohreh","non-dropping-particle":"","parse-names":false,"suffix":""},{"dropping-particle":"","family":"Zeeb","given":"Hajo","non-dropping-particle":"","parse-names":false,"suffix":""},{"dropping-particle":"","family":"Zeleke","given":"Mulugeta Molla","non-dropping-particle":"","parse-names":false,"suffix":""},{"dropping-particle":"","family":"Zenebe","given":"Zerihun Menlkalew","non-dropping-particle":"","parse-names":false,"suffix":""},{"dropping-particle":"","family":"Zerfu","given":"Taddese Alemu","non-dropping-particle":"","parse-names":false,"suffix":""},{"dropping-particle":"","family":"Zhang","given":"Kai","non-dropping-particle":"","parse-names":false,"suffix":""},{"dropping-particle":"","family":"Zhang","given":"Xueying","non-dropping-particle":"","parse-names":false,"suffix":""},{"dropping-particle":"","family":"Zhou","given":"Maigeng","non-dropping-particle":"","parse-names":false,"suffix":""},{"dropping-particle":"","family":"Zhu","given":"Jun","non-dropping-particle":"","parse-names":false,"suffix":""},{"dropping-particle":"","family":"Zodpey","given":"Sanjay","non-dropping-particle":"","parse-names":false,"suffix":""},{"dropping-particle":"","family":"Zucker","given":"Inbar","non-dropping-particle":"","parse-names":false,"suffix":""},{"dropping-particle":"","family":"Zuhlke","given":"Liesl Joanna J.","non-dropping-particle":"","parse-names":false,"suffix":""},{"dropping-particle":"","family":"Lopez","given":"Alan D.","non-dropping-particle":"","parse-names":false,"suffix":""},{"dropping-particle":"","family":"Gakidou","given":"Emmanuela","non-dropping-particle":"","parse-names":false,"suffix":""},{"dropping-particle":"","family":"Murray","given":"Christopher J.L.","non-dropping-particle":"","parse-names":false,"suffix":""}],"container-title":"The Lancet","id":"ITEM-1","issue":"10159","issued":{"date-parts":[["2018","11","10"]]},"page":"1684-1735","publisher":"Lancet Publishing Group","title":"Global, regional, and national age-sex-specific mortality and life expectancy, 1950-2017: A systematic analysis for the Global Burden of Disease Study 2017","type":"article-journal","volume":"392"},"uris":["http://www.mendeley.com/documents/?uuid=3a4ccaf0-b138-3263-9f82-d39450f496aa"]}],"mendeley":{"formattedCitation":"(Dicker &lt;i&gt;et al.&lt;/i&gt;, 2018)","plainTextFormattedCitation":"(Dicker et al., 2018)","previouslyFormattedCitation":"(Dicker &lt;i&gt;et al.&lt;/i&gt;, 2018)"},"properties":{"noteIndex":0},"schema":"https://github.com/citation-style-language/schema/raw/master/csl-citation.json"}</w:instrText>
      </w:r>
      <w:r w:rsidR="00B11B43">
        <w:fldChar w:fldCharType="separate"/>
      </w:r>
      <w:r w:rsidR="006A56C0" w:rsidRPr="11887289">
        <w:rPr>
          <w:noProof/>
        </w:rPr>
        <w:t xml:space="preserve">(Dicker </w:t>
      </w:r>
      <w:r w:rsidR="006A56C0" w:rsidRPr="11887289">
        <w:rPr>
          <w:i/>
          <w:iCs/>
          <w:noProof/>
        </w:rPr>
        <w:t>et al.</w:t>
      </w:r>
      <w:r w:rsidR="006A56C0" w:rsidRPr="11887289">
        <w:rPr>
          <w:noProof/>
        </w:rPr>
        <w:t>, 2018)</w:t>
      </w:r>
      <w:r w:rsidR="00B11B43">
        <w:fldChar w:fldCharType="end"/>
      </w:r>
      <w:r w:rsidR="00850543">
        <w:t xml:space="preserve">. </w:t>
      </w:r>
      <w:r w:rsidR="002B7376">
        <w:t>The evidence above shows</w:t>
      </w:r>
      <w:r w:rsidR="00980DD1">
        <w:t xml:space="preserve"> an increase in life expectancy, studies are being carried out to determine</w:t>
      </w:r>
      <w:r w:rsidR="004A52DE">
        <w:t xml:space="preserve"> the maximum end of life</w:t>
      </w:r>
      <w:r w:rsidR="00302420">
        <w:t xml:space="preserve"> for human beings while </w:t>
      </w:r>
      <w:r w:rsidR="002B7376">
        <w:t>recovering,</w:t>
      </w:r>
      <w:r w:rsidR="00302420">
        <w:t xml:space="preserve"> and the </w:t>
      </w:r>
      <w:r w:rsidR="00AF385B">
        <w:t xml:space="preserve">resilience is withdrawn. </w:t>
      </w:r>
      <w:commentRangeStart w:id="82"/>
      <w:r w:rsidR="00EB316F">
        <w:t>Ag</w:t>
      </w:r>
      <w:r w:rsidR="00980DD1">
        <w:t>e</w:t>
      </w:r>
      <w:r w:rsidR="00EB316F">
        <w:t>ing is a multi-determinant trait</w:t>
      </w:r>
      <w:commentRangeEnd w:id="82"/>
      <w:r w:rsidR="005A331F">
        <w:rPr>
          <w:rStyle w:val="CommentReference"/>
        </w:rPr>
        <w:commentReference w:id="82"/>
      </w:r>
      <w:r w:rsidR="00EB316F">
        <w:t xml:space="preserve">, but a substantial genetic component </w:t>
      </w:r>
      <w:r w:rsidR="0023645E">
        <w:t>influences</w:t>
      </w:r>
      <w:r w:rsidR="00EB316F">
        <w:t xml:space="preserve"> survival to extreme ages. The deregulation of immune responses that occurs as people get older is thought to play a role in human morbidity and mortality.</w:t>
      </w:r>
    </w:p>
    <w:p w14:paraId="21C36DB2" w14:textId="50BB2D3F" w:rsidR="00D7682E" w:rsidRPr="00D7682E" w:rsidRDefault="00DC1DCD" w:rsidP="00D7682E">
      <w:pPr>
        <w:ind w:firstLine="360"/>
        <w:jc w:val="both"/>
      </w:pPr>
      <w:commentRangeStart w:id="83"/>
      <w:r>
        <w:t xml:space="preserve">On the other hand, </w:t>
      </w:r>
      <w:commentRangeEnd w:id="83"/>
      <w:r w:rsidR="005D7236">
        <w:rPr>
          <w:rStyle w:val="CommentReference"/>
        </w:rPr>
        <w:commentReference w:id="83"/>
      </w:r>
      <w:r>
        <w:t xml:space="preserve">some genetic factors of effective ageing may </w:t>
      </w:r>
      <w:r w:rsidR="007A044E">
        <w:t>be found in polymorphisms for immune system genes that regulate immunological responses. To test the hypothesis that the adenosine deaminase (ADA) and tumour necrosis factor</w:t>
      </w:r>
      <w:r w:rsidR="004B53DB">
        <w:t>-</w:t>
      </w:r>
      <w:r w:rsidR="007A044E">
        <w:t xml:space="preserve">alpha (TNF-a) genes may impact human life expectancy, we looked at the </w:t>
      </w:r>
      <w:r w:rsidR="004B53DB">
        <w:t>significant</w:t>
      </w:r>
      <w:r w:rsidR="007A044E">
        <w:t xml:space="preserve"> effects of single loci and multi-locus interactions.</w:t>
      </w:r>
      <w:r w:rsidR="004B53DB">
        <w:t xml:space="preserve"> </w:t>
      </w:r>
      <w:r w:rsidR="00B11B43">
        <w:fldChar w:fldCharType="begin" w:fldLock="1"/>
      </w:r>
      <w:r w:rsidR="00B11B43">
        <w:instrText>ADDIN CSL_CITATION {"citationItems":[{"id":"ITEM-1","itemData":{"DOI":"10.1016/j.cyto.2011.07.023","ISSN":"10434666","PMID":"21865054","abstract":"Aging is a complex phenotype with multiple determinants but a strong genetic component significantly impacts on survival to extreme ages. The dysregulation of immune responses occurring with increasing age is believed to contribute to human morbidity and mortality. Conversely, some genetic determinants of successful aging might reside in those polymorphisms for the immune system genes regulating immune responses. Here we examined the main effects of single loci and multi-locus interactions to test the hypothesis that the adenosine deaminase (ADA) and tumor necrosis factor alpha (TNF-α) genes may influence human life-expectancy. ADA (22G&gt;A, rs73598374) and TNF-α (-308G&gt;A, rs1800629; -238G&gt;A, rs361525) functional SNPs have been determined for 1071 unrelated healthy individuals from Central Italy (18-106. years old) divided into three gender-specific age classes defined according to demographic information and accounting for the different survivals between sexes: for men (women), the first class consists of individuals &lt;66. years old (&lt;73. years old), the second class of individuals 66-88. years old (73-91. years old), and the third class of individuals &gt; 88 years old (&gt;91. years old). Single-locus analysis showed that only ADA 22G&gt;A is significantly associated with human life-expectancy in males (comparison 1 (age class 2 vs. age class 1), O.R. 1.943, P=0.036; comparison 2 (age class 3 vs. age class 2), O.R. 0.320, P=0.0056). Age- and gender-specific patterns of epistasis between ADA and TNF-α were found using Generalized Multifactor Dimensionality Reduction (GMDR). In comparison 1, a significant two-loci interaction occurs in females between ADA 22G&gt;A and TNF-α -238G&gt;A (Sign Test P=0.011). In comparison 2, both two-loci and three-loci interaction are significant associated with increased life-expectancy over 88. years in males. In conclusion, we report that a combination of functional SNPs within ADA and TNF-α genes can influence life-expectancy in a gender-specific manner and that males and females follow different pathways to attain longevity. © 2011 Elsevier Ltd.","author":[{"dropping-particle":"","family":"Napolioni","given":"Valerio","non-dropping-particle":"","parse-names":false,"suffix":""},{"dropping-particle":"","family":"Carpi","given":"Francesco M.","non-dropping-particle":"","parse-names":false,"suffix":""},{"dropping-particle":"","family":"Giannì","given":"Paola","non-dropping-particle":"","parse-names":false,"suffix":""},{"dropping-particle":"","family":"Sacco","given":"Roberto","non-dropping-particle":"","parse-names":false,"suffix":""},{"dropping-particle":"","family":"Blasio","given":"Luca","non-dropping-particle":"Di","parse-names":false,"suffix":""},{"dropping-particle":"","family":"Mignini","given":"Fiorenzo","non-dropping-particle":"","parse-names":false,"suffix":""},{"dropping-particle":"","family":"Lucarini","given":"Nazzareno","non-dropping-particle":"","parse-names":false,"suffix":""},{"dropping-particle":"","family":"Persico","given":"Antonio M.","non-dropping-particle":"","parse-names":false,"suffix":""}],"container-title":"Cytokine","id":"ITEM-1","issue":"2","issued":{"date-parts":[["2011","11","1"]]},"page":"481-488","publisher":"Academic Press","title":"Age- and gender-specific epistasis between ADA and TNF-α influences human life-expectancy","type":"article-journal","volume":"56"},"uris":["http://www.mendeley.com/documents/?uuid=3af0ed9f-9a7e-3aec-abcc-91444e5a3d13"]}],"mendeley":{"formattedCitation":"(Napolioni &lt;i&gt;et al.&lt;/i&gt;, 2011)","plainTextFormattedCitation":"(Napolioni et al., 2011)","previouslyFormattedCitation":"(Napolioni &lt;i&gt;et al.&lt;/i&gt;, 2011)"},"properties":{"noteIndex":0},"schema":"https://github.com/citation-style-language/schema/raw/master/csl-citation.json"}</w:instrText>
      </w:r>
      <w:r w:rsidR="00B11B43">
        <w:fldChar w:fldCharType="separate"/>
      </w:r>
      <w:r w:rsidR="001C0654" w:rsidRPr="11887289">
        <w:rPr>
          <w:noProof/>
        </w:rPr>
        <w:t xml:space="preserve">(Napolioni </w:t>
      </w:r>
      <w:r w:rsidR="001C0654" w:rsidRPr="11887289">
        <w:rPr>
          <w:i/>
          <w:iCs/>
          <w:noProof/>
        </w:rPr>
        <w:t>et al.</w:t>
      </w:r>
      <w:r w:rsidR="001C0654" w:rsidRPr="11887289">
        <w:rPr>
          <w:noProof/>
        </w:rPr>
        <w:t>, 2011)</w:t>
      </w:r>
      <w:r w:rsidR="00B11B43">
        <w:fldChar w:fldCharType="end"/>
      </w:r>
      <w:r w:rsidR="00EE4276">
        <w:t xml:space="preserve">. There is </w:t>
      </w:r>
      <w:r w:rsidR="6056AE6F">
        <w:t>robust evidence</w:t>
      </w:r>
      <w:r w:rsidR="00EE4276">
        <w:t xml:space="preserve"> that human longevity is heritable, and significant effort is being put into discovering genes linked to longer lives.</w:t>
      </w:r>
      <w:r w:rsidR="004B53DB">
        <w:t xml:space="preserve"> </w:t>
      </w:r>
      <w:r w:rsidR="00B11B43">
        <w:fldChar w:fldCharType="begin" w:fldLock="1"/>
      </w:r>
      <w:r w:rsidR="00B11B43">
        <w:instrText>ADDIN CSL_CITATION {"citationItems":[{"id":"ITEM-1","itemData":{"DOI":"10.1111/acel.12039","ISSN":"14749718","PMID":"23286790","abstract":"Clear evidence exists for heritability of humanlongevity, and much interest is focused on identifying genes associated with longer lives. To identify such longevity alleles, we performed the largest genome-wide linkage scan thus far reported. Linkage analyses included 2118nonagenarian Caucasian sibling pairs that have been enrolled in 15 study centers of 11 European countries as part of the Genetics of Healthy Aging (GEHA) project. In the joint linkage analyses, we observed four regions that show linkage with longevity; chromosome 14q11.2 (LOD = 3.47), chromosome 17q12-q22 (LOD = 2.95), chromosome 19p13.3-p13.11 (LOD = 3.76), and chromosome 19q13.11-q13.32 (LOD = 3.57). To fine map these regions linked to longevity, we performed association analysis using GWAS data in a subgroup of 1228 unrelated nonagenarian and 1907 geographically matched controls. Using a fixed-effect meta-analysis approach, rs4420638 at the TOMM40/ APOE/APOC1 gene locus showed significant association with longevity (P-value = 9.6 × 10-8). By combined modeling of linkage and association, we showed that association of longevity with APOEe4 and APOEe2 alleles explain the linkage at 19q13.11-q13.32 with P-value = 0.02 and P-value = 1.0 × 10-5, respectively. In the largest linkage scan thus far performed for human familial longevity, we confirm that the APOE locus is a longevity gene and that additional longevity loci may be identified at 14q11.2, 17q12-q22, and 19p13.3-p13.11. As the latter linkage results are not explained by common variants, we suggest that rare variants play an important role in human familial longevity. © 2013 The Authors. © 2013 Blackwell Publishing Ltd/Anatomical Society of Great Britain and Ireland.","author":[{"dropping-particle":"","family":"Beekman","given":"Marian","non-dropping-particle":"","parse-names":false,"suffix":""},{"dropping-particle":"","family":"Blanché","given":"Hélène","non-dropping-particle":"","parse-names":false,"suffix":""},{"dropping-particle":"","family":"Perola","given":"Markus","non-dropping-particle":"","parse-names":false,"suffix":""},{"dropping-particle":"","family":"Hervonen","given":"Anti","non-dropping-particle":"","parse-names":false,"suffix":""},{"dropping-particle":"","family":"Bezrukov","given":"Vladyslav","non-dropping-particle":"","parse-names":false,"suffix":""},{"dropping-particle":"","family":"Sikora","given":"Ewa","non-dropping-particle":"","parse-names":false,"suffix":""},{"dropping-particle":"","family":"Flachsbart","given":"Friederike","non-dropping-particle":"","parse-names":false,"suffix":""},{"dropping-particle":"","family":"Christiansen","given":"Lene","non-dropping-particle":"","parse-names":false,"suffix":""},{"dropping-particle":"","family":"Craen","given":"Anton J.M.","non-dropping-particle":"De","parse-names":false,"suffix":""},{"dropping-particle":"","family":"Kirkwood","given":"Tom B.L.","non-dropping-particle":"","parse-names":false,"suffix":""},{"dropping-particle":"","family":"Rea","given":"Irene Maeve","non-dropping-particle":"","parse-names":false,"suffix":""},{"dropping-particle":"","family":"Poulain","given":"Michel","non-dropping-particle":"","parse-names":false,"suffix":""},{"dropping-particle":"","family":"Robine","given":"Jean Marie","non-dropping-particle":"","parse-names":false,"suffix":""},{"dropping-particle":"","family":"Valensin","given":"Silvana","non-dropping-particle":"","parse-names":false,"suffix":""},{"dropping-particle":"","family":"Stazi","given":"Maria Antonietta","non-dropping-particle":"","parse-names":false,"suffix":""},{"dropping-particle":"","family":"Passarino","given":"Giuseppe","non-dropping-particle":"","parse-names":false,"suffix":""},{"dropping-particle":"","family":"Deiana","given":"Luca","non-dropping-particle":"","parse-names":false,"suffix":""},{"dropping-particle":"","family":"Gonos","given":"Efstathios S.","non-dropping-particle":"","parse-names":false,"suffix":""},{"dropping-particle":"","family":"Paternoster","given":"Lavinia","non-dropping-particle":"","parse-names":false,"suffix":""},{"dropping-particle":"","family":"Sørensen","given":"Thorkild I.A.","non-dropping-particle":"","parse-names":false,"suffix":""},{"dropping-particle":"","family":"Tan","given":"Qihua","non-dropping-particle":"","parse-names":false,"suffix":""},{"dropping-particle":"","family":"Helmer","given":"Quinta","non-dropping-particle":"","parse-names":false,"suffix":""},{"dropping-particle":"","family":"Akker","given":"Erik B.","non-dropping-particle":"Van Den","parse-names":false,"suffix":""},{"dropping-particle":"","family":"Deelen","given":"Joris","non-dropping-particle":"","parse-names":false,"suffix":""},{"dropping-particle":"","family":"Martella","given":"Francesca","non-dropping-particle":"","parse-names":false,"suffix":""},{"dropping-particle":"","family":"Cordell","given":"Heather J.","non-dropping-particle":"","parse-names":false,"suffix":""},{"dropping-particle":"","family":"Ayers","given":"Kristin L.","non-dropping-particle":"","parse-names":false,"suffix":""},{"dropping-particle":"","family":"Vaupel","given":"James W.","non-dropping-particle":"","parse-names":false,"suffix":""},{"dropping-particle":"","family":"Törnwall","given":"Outi","non-dropping-particle":"","parse-names":false,"suffix":""},{"dropping-particle":"","family":"Johnson","given":"Thomas E.","non-dropping-particle":"","parse-names":false,"suffix":""},{"dropping-particle":"","family":"Schreiber","given":"Stefan","non-dropping-particle":"","parse-names":false,"suffix":""},{"dropping-particle":"","family":"Lathrop","given":"Mark","non-dropping-particle":"","parse-names":false,"suffix":""},{"dropping-particle":"","family":"Skytthe","given":"Axel","non-dropping-particle":"","parse-names":false,"suffix":""},{"dropping-particle":"","family":"Westendorp","given":"Rudi G.J.","non-dropping-particle":"","parse-names":false,"suffix":""},{"dropping-particle":"","family":"Christensen","given":"Kaare","non-dropping-particle":"","parse-names":false,"suffix":""},{"dropping-particle":"","family":"Gampe","given":"Jutta","non-dropping-particle":"","parse-names":false,"suffix":""},{"dropping-particle":"","family":"Nebel","given":"Almut","non-dropping-particle":"","parse-names":false,"suffix":""},{"dropping-particle":"","family":"Houwing-Duistermaat","given":"Jeanine J.","non-dropping-particle":"","parse-names":false,"suffix":""},{"dropping-particle":"","family":"Slagboom","given":"Pieternella Eline","non-dropping-particle":"","parse-names":false,"suffix":""},{"dropping-particle":"","family":"Franceschi","given":"Claudio","non-dropping-particle":"","parse-names":false,"suffix":""}],"container-title":"Aging Cell","id":"ITEM-1","issue":"2","issued":{"date-parts":[["2013"]]},"page":"184-193","publisher":"NIH Public Access","title":"Genome-wide linkage analysis for human longevity: Genetics of healthy aging study","type":"article-journal","volume":"12"},"uris":["http://www.mendeley.com/documents/?uuid=3cffc4e8-c794-3d88-a637-b987c9d1af3e"]}],"mendeley":{"formattedCitation":"(Beekman &lt;i&gt;et al.&lt;/i&gt;, 2013)","plainTextFormattedCitation":"(Beekman et al., 2013)","previouslyFormattedCitation":"(Beekman &lt;i&gt;et al.&lt;/i&gt;, 2013)"},"properties":{"noteIndex":0},"schema":"https://github.com/citation-style-language/schema/raw/master/csl-citation.json"}</w:instrText>
      </w:r>
      <w:r w:rsidR="00B11B43">
        <w:fldChar w:fldCharType="separate"/>
      </w:r>
      <w:r w:rsidR="00382E75" w:rsidRPr="11887289">
        <w:rPr>
          <w:noProof/>
        </w:rPr>
        <w:t xml:space="preserve">(Beekman </w:t>
      </w:r>
      <w:r w:rsidR="00382E75" w:rsidRPr="11887289">
        <w:rPr>
          <w:i/>
          <w:iCs/>
          <w:noProof/>
        </w:rPr>
        <w:t>et al.</w:t>
      </w:r>
      <w:r w:rsidR="00382E75" w:rsidRPr="11887289">
        <w:rPr>
          <w:noProof/>
        </w:rPr>
        <w:t>, 2013)</w:t>
      </w:r>
      <w:r w:rsidR="00B11B43">
        <w:fldChar w:fldCharType="end"/>
      </w:r>
      <w:r w:rsidR="003B15F1">
        <w:t xml:space="preserve"> </w:t>
      </w:r>
      <w:r w:rsidR="00B11B43">
        <w:fldChar w:fldCharType="begin" w:fldLock="1"/>
      </w:r>
      <w:r w:rsidR="00B11B43">
        <w:instrText>ADDIN CSL_CITATION {"citationItems":[{"id":"ITEM-1","itemData":{"DOI":"10.1007/s10687-017-0305-5","abstract":"Does the human lifespan have an impenetrable biological upper limit which ultimately will stop further increase in life lengths? This question is important for understanding aging, and for society, and has led to intense controversies. Demographic data for humans has been interpreted as showing existence of a limit, or even as an indication of a decreasing limit, but also as evidence that a limit does not exist. This paper studies what can be inferred from data about human mortality at extreme age. We find that in western countries and Japan and after age 110 the risk of dying is constant and is about 47% per year. Hence data does not support that there is a finite upper limit to the human lifespan. Still, given the present stage of biotechnology, it is unlikely that during the next 25 years anyone will live longer than 128 years in these countries. Data, remarkably, shows no difference in mortality after age 110 between sexes, between ages, or between different lifestyles or genetic backgrounds. These results, and the analysis methods developed in this paper, can help testing biological theories of aging and aid confirmation of success of efforts to find a cure for aging. A discussion of this paper will follow in a later issue of Extremes Electronic supplementary material The online version of this article (https://doi.","author":[{"dropping-particle":"","family":"Rootzén","given":"Holger","non-dropping-particle":"","parse-names":false,"suffix":""},{"dropping-particle":"","family":"Zholud","given":"Dmitrii","non-dropping-particle":"","parse-names":false,"suffix":""}],"id":"ITEM-1","issued":{"date-parts":[["2017"]]},"page":"713-728","title":"Human life is unlimited-but short","type":"article-journal","volume":"20"},"uris":["http://www.mendeley.com/documents/?uuid=1d1d2665-3d00-3dce-bdf7-5ac8db246c7d"]}],"mendeley":{"formattedCitation":"(Rootzén and Zholud, 2017)","plainTextFormattedCitation":"(Rootzén and Zholud, 2017)","previouslyFormattedCitation":"(Rootzén and Zholud, 2017)"},"properties":{"noteIndex":0},"schema":"https://github.com/citation-style-language/schema/raw/master/csl-citation.json"}</w:instrText>
      </w:r>
      <w:r w:rsidR="00B11B43">
        <w:fldChar w:fldCharType="separate"/>
      </w:r>
      <w:r w:rsidR="003B15F1" w:rsidRPr="11887289">
        <w:rPr>
          <w:noProof/>
        </w:rPr>
        <w:t>(Rootzén and Zholud, 2017)</w:t>
      </w:r>
      <w:r w:rsidR="00B11B43">
        <w:fldChar w:fldCharType="end"/>
      </w:r>
      <w:r w:rsidR="006F036C">
        <w:t>.</w:t>
      </w:r>
    </w:p>
    <w:p w14:paraId="2BBCB7CE" w14:textId="2FD58DB9" w:rsidR="007D58A7" w:rsidRDefault="006F036C" w:rsidP="005B1616">
      <w:pPr>
        <w:ind w:firstLine="360"/>
        <w:jc w:val="both"/>
      </w:pPr>
      <w:r>
        <w:tab/>
      </w:r>
      <w:commentRangeStart w:id="84"/>
      <w:r w:rsidRPr="006F036C">
        <w:t xml:space="preserve">Demographic research </w:t>
      </w:r>
      <w:commentRangeEnd w:id="84"/>
      <w:r w:rsidR="001E2F51">
        <w:rPr>
          <w:rStyle w:val="CommentReference"/>
        </w:rPr>
        <w:commentReference w:id="84"/>
      </w:r>
      <w:r w:rsidRPr="006F036C">
        <w:t>has indicated a steady decrease in old-age mortality and an increase in the maximum age of death, suggesting that human lifespan may be extended through time.</w:t>
      </w:r>
      <w:r w:rsidR="00591E4C">
        <w:t xml:space="preserve"> </w:t>
      </w:r>
      <w:r w:rsidR="00423129">
        <w:t>It also shows that increases in survival with age tend to diminish after age 100 and that the world's oldest person's age at death has not grown since the 1990s, using worldwide demographic data. These findings imply that humans' maximum lifespan is set and subject to natural limitations. With lifespan observations in many animal species, these findings are flexible and may be enhanced by genetic or pharmacological intervention, which has led to speculation that species-specific genetic restrictions may not constrain longevity</w:t>
      </w:r>
      <w:r w:rsidR="00941D38" w:rsidRPr="00941D38">
        <w:t>.</w:t>
      </w:r>
      <w:r w:rsidR="00191D02">
        <w:t xml:space="preserve"> </w:t>
      </w:r>
    </w:p>
    <w:p w14:paraId="6851F1ED" w14:textId="64D9EF1A" w:rsidR="00D71E49" w:rsidRPr="00776206" w:rsidRDefault="00191D02" w:rsidP="00A73AFD">
      <w:pPr>
        <w:ind w:firstLine="360"/>
        <w:jc w:val="both"/>
      </w:pPr>
      <w:r>
        <w:fldChar w:fldCharType="begin" w:fldLock="1"/>
      </w:r>
      <w:r>
        <w:instrText>ADDIN CSL_CITATION {"citationItems":[{"id":"ITEM-1","itemData":{"DOI":"10.1038/nature19793","author":[{"dropping-particle":"","family":"Dong","given":"Xiao","non-dropping-particle":"","parse-names":false,"suffix":""},{"dropping-particle":"","family":"Milholland","given":"Brandon","non-dropping-particle":"","parse-names":false,"suffix":""},{"dropping-particle":"","family":"Vijg","given":"Jan","non-dropping-particle":"","parse-names":false,"suffix":""}],"container-title":"Nature Publishing Group","id":"ITEM-1","issued":{"date-parts":[["2016"]]},"title":"Evidence for a limit to human lifespan","type":"article-journal","volume":"538"},"uris":["http://www.mendeley.com/documents/?uuid=0529f0e5-8407-32ed-af18-2ee47e8558b0"]}],"mendeley":{"formattedCitation":"(Dong, Milholland and Vijg, 2016)","plainTextFormattedCitation":"(Dong, Milholland and Vijg, 2016)","previouslyFormattedCitation":"(Dong, Milholland and Vijg, 2016)"},"properties":{"noteIndex":0},"schema":"https://github.com/citation-style-language/schema/raw/master/csl-citation.json"}</w:instrText>
      </w:r>
      <w:r>
        <w:fldChar w:fldCharType="separate"/>
      </w:r>
      <w:r w:rsidRPr="11887289">
        <w:rPr>
          <w:noProof/>
        </w:rPr>
        <w:t>(Dong, Milholland and Vijg, 2016)</w:t>
      </w:r>
      <w:r>
        <w:fldChar w:fldCharType="end"/>
      </w:r>
      <w:r>
        <w:fldChar w:fldCharType="begin" w:fldLock="1"/>
      </w:r>
      <w:r>
        <w:instrText>ADDIN CSL_CITATION {"citationItems":[{"id":"ITEM-1","itemData":{"DOI":"10.1080/13504851.2016.1270405","ISSN":"14664291","abstract":"This article examines the long-run impact of life expectancy on human capital investment for a panel of 14 countries over the period 1870–2010. Using recently developed panel time series techniques, we find (i) that life expectancy at birth has a statistically significant long-run effect on schooling and (ii) that long-run causality is unidirectional from life expectancy to schooling.","author":[{"dropping-particle":"","family":"Herzer","given":"Dierk","non-dropping-particle":"","parse-names":false,"suffix":""}],"container-title":"Applied Economics Letters","id":"ITEM-1","issue":"17","issued":{"date-parts":[["2017","10","7"]]},"page":"1247-1250","publisher":"Routledge","title":"Life expectancy and human capital: long-run evidence from a panel of countries","type":"article-journal","volume":"24"},"uris":["http://www.mendeley.com/documents/?uuid=2b82e1e3-f381-3b3f-a8c3-848c96c7962b"]}],"mendeley":{"formattedCitation":"(Herzer, 2017)","plainTextFormattedCitation":"(Herzer, 2017)","previouslyFormattedCitation":"(Herzer, 2017)"},"properties":{"noteIndex":0},"schema":"https://github.com/citation-style-language/schema/raw/master/csl-citation.json"}</w:instrText>
      </w:r>
      <w:r>
        <w:fldChar w:fldCharType="separate"/>
      </w:r>
      <w:r w:rsidR="009952F9" w:rsidRPr="11887289">
        <w:rPr>
          <w:noProof/>
        </w:rPr>
        <w:t>(Herzer, 2017)</w:t>
      </w:r>
      <w:r>
        <w:fldChar w:fldCharType="end"/>
      </w:r>
      <w:r w:rsidR="00BC2523">
        <w:t xml:space="preserve">. </w:t>
      </w:r>
      <w:r w:rsidR="00035E2F">
        <w:t>As mentioned earlier and the journal published by Robert J. Pignolo in "Exceptional Human Longevity", the evidence</w:t>
      </w:r>
      <w:r w:rsidR="00BC2523">
        <w:t xml:space="preserve"> suggests that extraordinary </w:t>
      </w:r>
      <w:commentRangeStart w:id="85"/>
      <w:r w:rsidR="00BC2523">
        <w:t>longevity is complex</w:t>
      </w:r>
      <w:commentRangeEnd w:id="85"/>
      <w:r w:rsidR="007B7A50">
        <w:rPr>
          <w:rStyle w:val="CommentReference"/>
        </w:rPr>
        <w:commentReference w:id="85"/>
      </w:r>
      <w:r w:rsidR="00BC2523">
        <w:t>, including various combinations of genes, environment, resilience, and luck, all of which are impacted culture and geography.</w:t>
      </w:r>
      <w:r w:rsidR="00035E2F">
        <w:t xml:space="preserve"> </w:t>
      </w:r>
      <w:r>
        <w:fldChar w:fldCharType="begin" w:fldLock="1"/>
      </w:r>
      <w:r>
        <w:instrText>ADDIN CSL_CITATION {"citationItems":[{"id":"ITEM-1","itemData":{"DOI":"10.1016/j.mayocp.2018.10.005","abstract":"Exceptional longevity represents an extreme phenotype. Current centenarians are survivors of a cohort who display delayed onset of age-related diseases and/or resistance to otherwise lethal illnesses occurring earlier in life. Characteristics of aging are heterogeneous, even among long-lived individuals. Associations between specific clinical or genetic biomarkers exist, but there is unlikely to be a single biomarker predictive of long life. Careful observations in the oldest old offer some empirical strategies that favor increased health span and life span, with implications for compression of disability, identification and implementation of lifestyle behaviors that promote independence, identification and measurement of more reliable markers associated with longevity, better guidance for appropriate health screenings, and promotion of anticipatory health discussions in the setting of more accurate prognostication. Comprehensive PubMed literature searches were performed, with an unbiased focus on mechanisms of longevity. Overall, the aggregate literature supports that the basis for exceptional longevity is multifactorial and involves disparate combinations of genes, environment, resiliency, and chance, all of which are influenced by culture and geography.","author":[{"dropping-particle":"","family":"Pignolo","given":"Robert J","non-dropping-particle":"","parse-names":false,"suffix":""}],"container-title":"Mayo Clin Proc","id":"ITEM-1","issue":"1","issued":{"date-parts":[["2019"]]},"page":"110-124","title":"Exceptional Human Longevity","type":"article-journal","volume":"94"},"uris":["http://www.mendeley.com/documents/?uuid=96f9b89b-2e45-3b8a-8d5c-889ab090b01f"]}],"mendeley":{"formattedCitation":"(Pignolo, 2019)","plainTextFormattedCitation":"(Pignolo, 2019)","previouslyFormattedCitation":"(Pignolo, 2019)"},"properties":{"noteIndex":0},"schema":"https://github.com/citation-style-language/schema/raw/master/csl-citation.json"}</w:instrText>
      </w:r>
      <w:r>
        <w:fldChar w:fldCharType="separate"/>
      </w:r>
      <w:r w:rsidR="00E677B4" w:rsidRPr="11887289">
        <w:rPr>
          <w:noProof/>
        </w:rPr>
        <w:t>(Pignolo, 2019)</w:t>
      </w:r>
      <w:r>
        <w:fldChar w:fldCharType="end"/>
      </w:r>
      <w:r w:rsidR="35BF7008">
        <w:t>. end-of-life criticality is an intrinsic biological property of an organism independent of stress factors and represents a fundamental or absolute limit to human lifespan.</w:t>
      </w:r>
      <w:r w:rsidR="00035E2F">
        <w:t xml:space="preserve"> </w:t>
      </w:r>
      <w:r>
        <w:fldChar w:fldCharType="begin" w:fldLock="1"/>
      </w:r>
      <w:r w:rsidR="00414F7F">
        <w:instrText>ADDIN CSL_CITATION {"citationItems":[{"id":"ITEM-1","itemData":{"DOI":"10.1038/s41467-021-23014-1","ISSN":"2041-1723","abstract":"&lt;p&gt;We investigated the dynamic properties of the organism state fluctuations along individual aging trajectories in a large longitudinal database of CBC measurements from a consumer diagnostics laboratory. To simplify the analysis, we used a log-linear mortality estimate from the CBC variables as a single quantitative measure of the aging process, henceforth referred to as dynamic organism state indicator (DOSI). We observed, that the age-dependent population DOSI distribution broadening could be explained by a progressive loss of physiological resilience measured by the DOSI auto-correlation time. Extrapolation of this trend suggested that DOSI recovery time and variance would simultaneously diverge at a critical point of 120 − 150 years of age corresponding to a complete loss of resilience. The observation was immediately confirmed by the independent analysis of correlation properties of intraday physical activity levels fluctuations collected by wearable devices. We conclude that the criticality resulting in the end of life is an intrinsic biological property of an organism that is independent of stress factors and signifies a fundamental or absolute limit of human lifespan.&lt;/p&gt;","author":[{"dropping-particle":"V.","family":"Pyrkov","given":"Timothy","non-dropping-particle":"","parse-names":false,"suffix":""},{"dropping-particle":"","family":"Avchaciov","given":"Konstantin","non-dropping-particle":"","parse-names":false,"suffix":""},{"dropping-particle":"","family":"Tarkhov","given":"Andrei E.","non-dropping-particle":"","parse-names":false,"suffix":""},{"dropping-particle":"","family":"Menshikov","given":"Leonid I.","non-dropping-particle":"","parse-names":false,"suffix":""},{"dropping-particle":"V.","family":"Gudkov","given":"Andrei","non-dropping-particle":"","parse-names":false,"suffix":""},{"dropping-particle":"","family":"Fedichev","given":"Peter O.","non-dropping-particle":"","parse-names":false,"suffix":""}],"container-title":"Nature Communications","id":"ITEM-1","issue":"1","issued":{"date-parts":[["2021","12","25"]]},"note":"Extrapolation of this trend\nsuggested that DOSI recovery time and variance would simultaneously diverge at a critical\npoint of 120 − 150 years of age corresponding to a complete loss of resilience.\n\n\n\nWe conclude that\nthe criticality resulting in the end of life is an intrinsic biological property of an organism that\nis independent of stress factors and signifies a fundamental or absolute limit of human\nlifespan.","page":"2765","publisher":"Nature Publishing Group","title":"Longitudinal analysis of blood markers reveals progressive loss of resilience and predicts human lifespan limit","type":"article-journal","volume":"12"},"uris":["http://www.mendeley.com/documents/?uuid=f987fa13-84a4-3c15-b16f-b94bba6366f8"]}],"mendeley":{"formattedCitation":"(Pyrkov &lt;i&gt;et al.&lt;/i&gt;, 2021)","plainTextFormattedCitation":"(Pyrkov et al., 2021)","previouslyFormattedCitation":"(Pyrkov &lt;i&gt;et al.&lt;/i&gt;, 2021)"},"properties":{"noteIndex":0},"schema":"https://github.com/citation-style-language/schema/raw/master/csl-citation.json"}</w:instrText>
      </w:r>
      <w:r>
        <w:fldChar w:fldCharType="separate"/>
      </w:r>
      <w:r w:rsidR="00C3303C" w:rsidRPr="11887289">
        <w:rPr>
          <w:noProof/>
        </w:rPr>
        <w:t xml:space="preserve">(Pyrkov </w:t>
      </w:r>
      <w:r w:rsidR="00C3303C" w:rsidRPr="11887289">
        <w:rPr>
          <w:i/>
          <w:iCs/>
          <w:noProof/>
        </w:rPr>
        <w:t>et al.</w:t>
      </w:r>
      <w:r w:rsidR="00C3303C" w:rsidRPr="11887289">
        <w:rPr>
          <w:noProof/>
        </w:rPr>
        <w:t>, 2021)</w:t>
      </w:r>
      <w:r>
        <w:fldChar w:fldCharType="end"/>
      </w:r>
    </w:p>
    <w:p w14:paraId="7F432A03" w14:textId="76C5783C" w:rsidR="003B6250" w:rsidRPr="000E394F" w:rsidRDefault="00516DE2" w:rsidP="000E394F">
      <w:pPr>
        <w:pStyle w:val="Heading1"/>
      </w:pPr>
      <w:bookmarkStart w:id="86" w:name="_Toc76680638"/>
      <w:r w:rsidRPr="000E394F">
        <w:t xml:space="preserve">Data </w:t>
      </w:r>
      <w:r w:rsidR="00E767B4" w:rsidRPr="000E394F">
        <w:t>Description</w:t>
      </w:r>
      <w:bookmarkEnd w:id="86"/>
    </w:p>
    <w:p w14:paraId="58977B5B"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87" w:name="_Toc76029218"/>
      <w:bookmarkStart w:id="88" w:name="_Toc76029247"/>
      <w:bookmarkStart w:id="89" w:name="_Toc76216746"/>
      <w:bookmarkStart w:id="90" w:name="_Toc76216783"/>
      <w:bookmarkStart w:id="91" w:name="_Toc76216820"/>
      <w:bookmarkStart w:id="92" w:name="_Toc76216863"/>
      <w:bookmarkStart w:id="93" w:name="_Toc76216900"/>
      <w:bookmarkStart w:id="94" w:name="_Toc76216937"/>
      <w:bookmarkStart w:id="95" w:name="_Toc76217071"/>
      <w:bookmarkStart w:id="96" w:name="_Toc76217100"/>
      <w:bookmarkStart w:id="97" w:name="_Toc76217126"/>
      <w:bookmarkStart w:id="98" w:name="_Toc76217163"/>
      <w:bookmarkStart w:id="99" w:name="_Toc76591286"/>
      <w:bookmarkStart w:id="100" w:name="_Toc76591344"/>
      <w:bookmarkStart w:id="101" w:name="_Toc7659142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0E64AC2B"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02" w:name="_Toc76029219"/>
      <w:bookmarkStart w:id="103" w:name="_Toc76029248"/>
      <w:bookmarkStart w:id="104" w:name="_Toc76216747"/>
      <w:bookmarkStart w:id="105" w:name="_Toc76216784"/>
      <w:bookmarkStart w:id="106" w:name="_Toc76216821"/>
      <w:bookmarkStart w:id="107" w:name="_Toc76216864"/>
      <w:bookmarkStart w:id="108" w:name="_Toc76216901"/>
      <w:bookmarkStart w:id="109" w:name="_Toc76216938"/>
      <w:bookmarkStart w:id="110" w:name="_Toc76217072"/>
      <w:bookmarkStart w:id="111" w:name="_Toc76217101"/>
      <w:bookmarkStart w:id="112" w:name="_Toc76217127"/>
      <w:bookmarkStart w:id="113" w:name="_Toc76217164"/>
      <w:bookmarkStart w:id="114" w:name="_Toc76591287"/>
      <w:bookmarkStart w:id="115" w:name="_Toc76591345"/>
      <w:bookmarkStart w:id="116" w:name="_Toc76591428"/>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3AAFC318"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7" w:name="_Toc76029220"/>
      <w:bookmarkStart w:id="118" w:name="_Toc76029249"/>
      <w:bookmarkStart w:id="119" w:name="_Toc76216748"/>
      <w:bookmarkStart w:id="120" w:name="_Toc76216785"/>
      <w:bookmarkStart w:id="121" w:name="_Toc76216822"/>
      <w:bookmarkStart w:id="122" w:name="_Toc76216865"/>
      <w:bookmarkStart w:id="123" w:name="_Toc76216902"/>
      <w:bookmarkStart w:id="124" w:name="_Toc76216939"/>
      <w:bookmarkStart w:id="125" w:name="_Toc76217073"/>
      <w:bookmarkStart w:id="126" w:name="_Toc76217102"/>
      <w:bookmarkStart w:id="127" w:name="_Toc76217128"/>
      <w:bookmarkStart w:id="128" w:name="_Toc76217165"/>
      <w:bookmarkStart w:id="129" w:name="_Toc76591288"/>
      <w:bookmarkStart w:id="130" w:name="_Toc76591346"/>
      <w:bookmarkStart w:id="131" w:name="_Toc7659142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35837A2"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2" w:name="_Toc76029221"/>
      <w:bookmarkStart w:id="133" w:name="_Toc76029250"/>
      <w:bookmarkStart w:id="134" w:name="_Toc76216749"/>
      <w:bookmarkStart w:id="135" w:name="_Toc76216786"/>
      <w:bookmarkStart w:id="136" w:name="_Toc76216823"/>
      <w:bookmarkStart w:id="137" w:name="_Toc76216866"/>
      <w:bookmarkStart w:id="138" w:name="_Toc76216903"/>
      <w:bookmarkStart w:id="139" w:name="_Toc76216940"/>
      <w:bookmarkStart w:id="140" w:name="_Toc76217074"/>
      <w:bookmarkStart w:id="141" w:name="_Toc76217103"/>
      <w:bookmarkStart w:id="142" w:name="_Toc76217129"/>
      <w:bookmarkStart w:id="143" w:name="_Toc76217166"/>
      <w:bookmarkStart w:id="144" w:name="_Toc76591289"/>
      <w:bookmarkStart w:id="145" w:name="_Toc76591347"/>
      <w:bookmarkStart w:id="146" w:name="_Toc76591430"/>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72FD5595"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47" w:name="_Toc76029222"/>
      <w:bookmarkStart w:id="148" w:name="_Toc76029251"/>
      <w:bookmarkStart w:id="149" w:name="_Toc76216750"/>
      <w:bookmarkStart w:id="150" w:name="_Toc76216787"/>
      <w:bookmarkStart w:id="151" w:name="_Toc76216824"/>
      <w:bookmarkStart w:id="152" w:name="_Toc76216867"/>
      <w:bookmarkStart w:id="153" w:name="_Toc76216904"/>
      <w:bookmarkStart w:id="154" w:name="_Toc76216941"/>
      <w:bookmarkStart w:id="155" w:name="_Toc76217075"/>
      <w:bookmarkStart w:id="156" w:name="_Toc76217104"/>
      <w:bookmarkStart w:id="157" w:name="_Toc76217130"/>
      <w:bookmarkStart w:id="158" w:name="_Toc76217167"/>
      <w:bookmarkStart w:id="159" w:name="_Toc76591290"/>
      <w:bookmarkStart w:id="160" w:name="_Toc76591348"/>
      <w:bookmarkStart w:id="161" w:name="_Toc7659143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279B6E5D" w14:textId="4254D025" w:rsidR="00E767B4" w:rsidRDefault="003B6250" w:rsidP="003D786A">
      <w:pPr>
        <w:pStyle w:val="Heading2"/>
      </w:pPr>
      <w:r>
        <w:t>Identifying components affecting Life Expectancy</w:t>
      </w:r>
    </w:p>
    <w:p w14:paraId="56C36904" w14:textId="77777777" w:rsidR="005E0C8E" w:rsidRDefault="00F87108" w:rsidP="00E6207B">
      <w:pPr>
        <w:ind w:firstLine="360"/>
        <w:jc w:val="both"/>
      </w:pPr>
      <w:r>
        <w:t xml:space="preserve">From all the above literature review, any </w:t>
      </w:r>
      <w:r w:rsidR="56262BD6">
        <w:t>key</w:t>
      </w:r>
      <w:r>
        <w:t xml:space="preserve"> features have been identified to answer the current research question. </w:t>
      </w:r>
      <w:r w:rsidR="00277EFF">
        <w:t>The g</w:t>
      </w:r>
      <w:commentRangeStart w:id="162"/>
      <w:r w:rsidR="001153E5">
        <w:t xml:space="preserve">eographical location </w:t>
      </w:r>
      <w:commentRangeEnd w:id="162"/>
      <w:r w:rsidR="00677F12">
        <w:rPr>
          <w:rStyle w:val="CommentReference"/>
        </w:rPr>
        <w:commentReference w:id="162"/>
      </w:r>
      <w:r w:rsidR="001153E5">
        <w:t>of the person</w:t>
      </w:r>
      <w:r w:rsidR="00277EFF">
        <w:t>,</w:t>
      </w:r>
      <w:r w:rsidR="001153E5">
        <w:t xml:space="preserve"> </w:t>
      </w:r>
      <w:proofErr w:type="gramStart"/>
      <w:r w:rsidR="001153E5">
        <w:t>i.e.</w:t>
      </w:r>
      <w:proofErr w:type="gramEnd"/>
      <w:r w:rsidR="001153E5">
        <w:t xml:space="preserve"> the </w:t>
      </w:r>
      <w:r w:rsidR="003B5AB3">
        <w:rPr>
          <w:b/>
          <w:bCs/>
        </w:rPr>
        <w:t>C</w:t>
      </w:r>
      <w:r w:rsidR="001153E5" w:rsidRPr="001D7B45">
        <w:rPr>
          <w:b/>
          <w:bCs/>
        </w:rPr>
        <w:t>ountry</w:t>
      </w:r>
      <w:r w:rsidR="001153E5">
        <w:t xml:space="preserve"> information, </w:t>
      </w:r>
      <w:r w:rsidR="003B5AB3">
        <w:rPr>
          <w:b/>
          <w:bCs/>
        </w:rPr>
        <w:t>P</w:t>
      </w:r>
      <w:r w:rsidR="001153E5" w:rsidRPr="001D7B45">
        <w:rPr>
          <w:b/>
          <w:bCs/>
        </w:rPr>
        <w:t>opulation</w:t>
      </w:r>
      <w:r w:rsidR="001153E5">
        <w:t xml:space="preserve"> </w:t>
      </w:r>
      <w:r w:rsidR="008E3011">
        <w:t>which gives the human capital information</w:t>
      </w:r>
      <w:r w:rsidR="001153E5">
        <w:t>,</w:t>
      </w:r>
      <w:r w:rsidR="003672CB">
        <w:t xml:space="preserve"> </w:t>
      </w:r>
      <w:r w:rsidR="003672CB" w:rsidRPr="003B5AB3">
        <w:rPr>
          <w:b/>
          <w:bCs/>
        </w:rPr>
        <w:t>GDP</w:t>
      </w:r>
      <w:r w:rsidR="00277EFF">
        <w:rPr>
          <w:b/>
          <w:bCs/>
        </w:rPr>
        <w:t>,</w:t>
      </w:r>
      <w:r w:rsidR="003672CB">
        <w:t xml:space="preserve"> which </w:t>
      </w:r>
      <w:r w:rsidR="00847174">
        <w:t>is a measure of economic size and economic health</w:t>
      </w:r>
      <w:r w:rsidR="00241856">
        <w:t xml:space="preserve">, </w:t>
      </w:r>
      <w:r w:rsidR="00241856" w:rsidRPr="003B5AB3">
        <w:rPr>
          <w:b/>
          <w:bCs/>
        </w:rPr>
        <w:t>Economic status</w:t>
      </w:r>
      <w:r w:rsidR="00241856">
        <w:t xml:space="preserve"> of the </w:t>
      </w:r>
      <w:r w:rsidR="00277EFF">
        <w:t>C</w:t>
      </w:r>
      <w:r w:rsidR="00241856">
        <w:t xml:space="preserve">ountry as rich and </w:t>
      </w:r>
      <w:r w:rsidR="00D96786">
        <w:t>developing</w:t>
      </w:r>
      <w:r w:rsidR="00241856">
        <w:t xml:space="preserve"> countries have their significance in defining the mortality inequality,</w:t>
      </w:r>
      <w:r w:rsidR="001F5456">
        <w:t xml:space="preserve"> </w:t>
      </w:r>
      <w:r w:rsidR="001F5456" w:rsidRPr="003B5AB3">
        <w:rPr>
          <w:b/>
          <w:bCs/>
        </w:rPr>
        <w:t>Literacy Rate</w:t>
      </w:r>
      <w:r w:rsidR="001F5456">
        <w:t xml:space="preserve"> which </w:t>
      </w:r>
      <w:r w:rsidR="003B5AB3">
        <w:t xml:space="preserve">provides information on </w:t>
      </w:r>
      <w:r w:rsidR="001F5456">
        <w:t>better</w:t>
      </w:r>
      <w:r w:rsidR="00277EFF">
        <w:t>-</w:t>
      </w:r>
      <w:r w:rsidR="001F5456">
        <w:t>educated citizens with better schooling</w:t>
      </w:r>
      <w:r w:rsidR="003B5AB3">
        <w:t>.</w:t>
      </w:r>
      <w:r w:rsidR="00847174">
        <w:t xml:space="preserve"> </w:t>
      </w:r>
      <w:r w:rsidR="7E1846C0">
        <w:t>This</w:t>
      </w:r>
      <w:r w:rsidR="00677F12">
        <w:t xml:space="preserve"> information is categorised under the Country.  Similarly, </w:t>
      </w:r>
      <w:r w:rsidR="00D96786">
        <w:t xml:space="preserve">the diet information </w:t>
      </w:r>
      <w:r w:rsidR="00677F12">
        <w:t xml:space="preserve">if the person consumes </w:t>
      </w:r>
      <w:r w:rsidR="00677F12" w:rsidRPr="0084634D">
        <w:rPr>
          <w:b/>
          <w:bCs/>
        </w:rPr>
        <w:t>plant</w:t>
      </w:r>
      <w:r w:rsidR="1BEC02C9" w:rsidRPr="3F10F2A8">
        <w:rPr>
          <w:b/>
          <w:bCs/>
        </w:rPr>
        <w:t>-</w:t>
      </w:r>
      <w:r w:rsidR="00677F12" w:rsidRPr="0084634D">
        <w:rPr>
          <w:b/>
          <w:bCs/>
        </w:rPr>
        <w:t>base</w:t>
      </w:r>
      <w:r w:rsidR="00677F12" w:rsidRPr="3F10F2A8">
        <w:rPr>
          <w:b/>
        </w:rPr>
        <w:t>d</w:t>
      </w:r>
      <w:r w:rsidR="00677F12">
        <w:t xml:space="preserve"> food,</w:t>
      </w:r>
      <w:r w:rsidR="0084634D">
        <w:t xml:space="preserve"> </w:t>
      </w:r>
      <w:r w:rsidR="00677F12" w:rsidRPr="0084634D">
        <w:rPr>
          <w:b/>
          <w:bCs/>
        </w:rPr>
        <w:t>seafood</w:t>
      </w:r>
      <w:r w:rsidR="004629B8">
        <w:t xml:space="preserve"> or </w:t>
      </w:r>
      <w:r w:rsidR="004629B8" w:rsidRPr="0084634D">
        <w:rPr>
          <w:b/>
          <w:bCs/>
        </w:rPr>
        <w:t>non-vegetarian</w:t>
      </w:r>
      <w:r w:rsidR="004629B8">
        <w:t xml:space="preserve"> food provi</w:t>
      </w:r>
      <w:r w:rsidR="0084634D">
        <w:t>d</w:t>
      </w:r>
      <w:r w:rsidR="004629B8">
        <w:t xml:space="preserve">es the information about protein intake and </w:t>
      </w:r>
      <w:r w:rsidR="0084634D">
        <w:t>way of life</w:t>
      </w:r>
      <w:r w:rsidR="004629B8">
        <w:t xml:space="preserve"> of the person</w:t>
      </w:r>
      <w:r w:rsidR="00277EFF">
        <w:t>. W</w:t>
      </w:r>
      <w:r w:rsidR="005D099F">
        <w:t xml:space="preserve">e further analyse this information to see if there is any impact or relation to their LE. </w:t>
      </w:r>
      <w:r w:rsidR="005967F2">
        <w:t xml:space="preserve">Also, </w:t>
      </w:r>
      <w:r w:rsidR="005967F2" w:rsidRPr="0084634D">
        <w:rPr>
          <w:b/>
          <w:bCs/>
        </w:rPr>
        <w:t>alcohol</w:t>
      </w:r>
      <w:r w:rsidR="005967F2">
        <w:t xml:space="preserve"> consumption, </w:t>
      </w:r>
      <w:r w:rsidR="005967F2" w:rsidRPr="0084634D">
        <w:rPr>
          <w:b/>
          <w:bCs/>
        </w:rPr>
        <w:t>smoking</w:t>
      </w:r>
      <w:r w:rsidR="005967F2">
        <w:t xml:space="preserve"> </w:t>
      </w:r>
      <w:r w:rsidR="0084634D">
        <w:t xml:space="preserve">and </w:t>
      </w:r>
      <w:r w:rsidR="0084634D" w:rsidRPr="0084634D">
        <w:rPr>
          <w:b/>
          <w:bCs/>
        </w:rPr>
        <w:t>physical</w:t>
      </w:r>
      <w:r w:rsidR="0084634D">
        <w:t xml:space="preserve"> </w:t>
      </w:r>
      <w:r w:rsidR="0084634D" w:rsidRPr="0084634D">
        <w:rPr>
          <w:b/>
          <w:bCs/>
        </w:rPr>
        <w:t>exercise</w:t>
      </w:r>
      <w:r w:rsidR="0084634D">
        <w:t xml:space="preserve"> provide in</w:t>
      </w:r>
      <w:r w:rsidR="00277EFF">
        <w:t>-</w:t>
      </w:r>
      <w:r w:rsidR="0084634D">
        <w:t xml:space="preserve">depth information </w:t>
      </w:r>
      <w:r w:rsidR="00277EFF">
        <w:t>about</w:t>
      </w:r>
      <w:r w:rsidR="0084634D">
        <w:t xml:space="preserve"> the person lifestyle. All these attributes are person</w:t>
      </w:r>
      <w:r w:rsidR="00277EFF">
        <w:t>-</w:t>
      </w:r>
      <w:r w:rsidR="0084634D">
        <w:t>related</w:t>
      </w:r>
      <w:r w:rsidR="00277EFF">
        <w:t>,</w:t>
      </w:r>
      <w:r w:rsidR="0084634D">
        <w:t xml:space="preserve"> so we categorise </w:t>
      </w:r>
      <w:r w:rsidR="00277EFF">
        <w:t xml:space="preserve">them </w:t>
      </w:r>
      <w:r w:rsidR="0084634D">
        <w:t xml:space="preserve">into </w:t>
      </w:r>
      <w:r w:rsidR="0084634D">
        <w:rPr>
          <w:b/>
          <w:bCs/>
        </w:rPr>
        <w:t>People</w:t>
      </w:r>
      <w:r w:rsidR="0084634D" w:rsidRPr="0084634D">
        <w:rPr>
          <w:b/>
          <w:bCs/>
        </w:rPr>
        <w:t xml:space="preserve"> Group</w:t>
      </w:r>
      <w:r w:rsidR="0084634D">
        <w:t>.</w:t>
      </w:r>
    </w:p>
    <w:p w14:paraId="4AD6E639" w14:textId="7A58D582" w:rsidR="001153E5" w:rsidRDefault="00796ED6" w:rsidP="00E6207B">
      <w:pPr>
        <w:ind w:firstLine="360"/>
        <w:jc w:val="both"/>
      </w:pPr>
      <w:r>
        <w:t>Lastly, we define the medical and health</w:t>
      </w:r>
      <w:r w:rsidR="00277EFF">
        <w:t>-</w:t>
      </w:r>
      <w:r>
        <w:t xml:space="preserve">related features into </w:t>
      </w:r>
      <w:commentRangeStart w:id="163"/>
      <w:r w:rsidR="00E260E6">
        <w:t>Health Group</w:t>
      </w:r>
      <w:commentRangeEnd w:id="163"/>
      <w:r w:rsidR="000A4EC2">
        <w:rPr>
          <w:rStyle w:val="CommentReference"/>
        </w:rPr>
        <w:commentReference w:id="163"/>
      </w:r>
      <w:r w:rsidR="000A4EC2">
        <w:t>.</w:t>
      </w:r>
      <w:r w:rsidR="009D5D9D">
        <w:t xml:space="preserve"> </w:t>
      </w:r>
      <w:r w:rsidR="00534BE7" w:rsidRPr="001123F0">
        <w:rPr>
          <w:b/>
          <w:bCs/>
        </w:rPr>
        <w:t>Genes</w:t>
      </w:r>
      <w:r w:rsidR="00534BE7">
        <w:t xml:space="preserve"> and DNA information of the person, </w:t>
      </w:r>
      <w:r w:rsidR="006C06E8">
        <w:t xml:space="preserve">levels of </w:t>
      </w:r>
      <w:r w:rsidR="006C06E8" w:rsidRPr="001123F0">
        <w:rPr>
          <w:b/>
          <w:bCs/>
        </w:rPr>
        <w:t>hy</w:t>
      </w:r>
      <w:r w:rsidR="0018264C" w:rsidRPr="001123F0">
        <w:rPr>
          <w:b/>
          <w:bCs/>
        </w:rPr>
        <w:t>giene</w:t>
      </w:r>
      <w:r w:rsidR="0018264C">
        <w:t xml:space="preserve"> and </w:t>
      </w:r>
      <w:r w:rsidR="00706BDA" w:rsidRPr="001123F0">
        <w:rPr>
          <w:b/>
          <w:bCs/>
        </w:rPr>
        <w:t>sanitation</w:t>
      </w:r>
      <w:r w:rsidR="00706BDA">
        <w:t xml:space="preserve"> conditions </w:t>
      </w:r>
      <w:r w:rsidR="00DD21BF">
        <w:t xml:space="preserve">also play a </w:t>
      </w:r>
      <w:r w:rsidR="00D96786">
        <w:t>significant</w:t>
      </w:r>
      <w:r w:rsidR="00DD21BF">
        <w:t xml:space="preserve"> role </w:t>
      </w:r>
      <w:r w:rsidR="00277EFF">
        <w:t xml:space="preserve">in </w:t>
      </w:r>
      <w:r w:rsidR="00DD21BF">
        <w:t>determining the LE</w:t>
      </w:r>
      <w:r w:rsidR="00277EFF">
        <w:t>,</w:t>
      </w:r>
      <w:r w:rsidR="00DD21BF">
        <w:t xml:space="preserve"> as </w:t>
      </w:r>
      <w:r w:rsidR="00693603">
        <w:t xml:space="preserve">explained in the literature </w:t>
      </w:r>
      <w:r w:rsidR="008C5A48">
        <w:t xml:space="preserve">above. In addition, </w:t>
      </w:r>
      <w:r w:rsidR="00DF6CB0">
        <w:t xml:space="preserve">environmental conditions like </w:t>
      </w:r>
      <w:r w:rsidR="00DF6CB0" w:rsidRPr="001123F0">
        <w:rPr>
          <w:b/>
          <w:bCs/>
        </w:rPr>
        <w:t>air pollution</w:t>
      </w:r>
      <w:r w:rsidR="00DF6CB0">
        <w:t xml:space="preserve"> </w:t>
      </w:r>
      <w:r w:rsidR="0072663C">
        <w:t xml:space="preserve">and environmental cleanliness also impact </w:t>
      </w:r>
      <w:r w:rsidR="00277EFF">
        <w:t xml:space="preserve">the </w:t>
      </w:r>
      <w:r w:rsidR="0072663C">
        <w:t xml:space="preserve">LE of a person. Similarly, all </w:t>
      </w:r>
      <w:r w:rsidR="009E2653">
        <w:t xml:space="preserve">communicable diseases (CD) and non-communicable diseases (NCD) and </w:t>
      </w:r>
      <w:r w:rsidR="00ED5630">
        <w:t>significant</w:t>
      </w:r>
      <w:r w:rsidR="009E2653">
        <w:t xml:space="preserve"> illnesses or diseases negatively </w:t>
      </w:r>
      <w:r w:rsidR="009E2653">
        <w:lastRenderedPageBreak/>
        <w:t>correlate with longevity. It is self-explanatory that pandemics, epidemics,</w:t>
      </w:r>
      <w:r w:rsidR="00EA12EB">
        <w:t xml:space="preserve"> and other viral outbreaks </w:t>
      </w:r>
      <w:r w:rsidR="009E2653">
        <w:t>would</w:t>
      </w:r>
      <w:r w:rsidR="00BA18C1">
        <w:t xml:space="preserve"> </w:t>
      </w:r>
      <w:r w:rsidR="000450E0">
        <w:t xml:space="preserve">decrease the average lifespan of the community. </w:t>
      </w:r>
      <w:r w:rsidR="00452BBB">
        <w:t>All the influencing factors have been pictured as below.</w:t>
      </w:r>
    </w:p>
    <w:p w14:paraId="0AE22B4A" w14:textId="0BB1F8AF" w:rsidR="004426DB" w:rsidRDefault="00946813" w:rsidP="008A7D6E">
      <w:pPr>
        <w:keepNext/>
        <w:jc w:val="center"/>
      </w:pPr>
      <w:r w:rsidRPr="00946813">
        <w:rPr>
          <w:noProof/>
        </w:rPr>
        <w:drawing>
          <wp:inline distT="0" distB="0" distL="0" distR="0" wp14:anchorId="40D1D17C" wp14:editId="1D93C018">
            <wp:extent cx="3968151" cy="278959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8"/>
                    <a:srcRect l="319"/>
                    <a:stretch/>
                  </pic:blipFill>
                  <pic:spPr bwMode="auto">
                    <a:xfrm>
                      <a:off x="0" y="0"/>
                      <a:ext cx="3978919" cy="2797166"/>
                    </a:xfrm>
                    <a:prstGeom prst="rect">
                      <a:avLst/>
                    </a:prstGeom>
                    <a:ln>
                      <a:noFill/>
                    </a:ln>
                    <a:extLst>
                      <a:ext uri="{53640926-AAD7-44D8-BBD7-CCE9431645EC}">
                        <a14:shadowObscured xmlns:a14="http://schemas.microsoft.com/office/drawing/2010/main"/>
                      </a:ext>
                    </a:extLst>
                  </pic:spPr>
                </pic:pic>
              </a:graphicData>
            </a:graphic>
          </wp:inline>
        </w:drawing>
      </w:r>
    </w:p>
    <w:p w14:paraId="237C7CAB" w14:textId="154AA717" w:rsidR="00296238" w:rsidRDefault="00EB2A86" w:rsidP="00EB2A86">
      <w:pPr>
        <w:pStyle w:val="Caption"/>
        <w:jc w:val="center"/>
      </w:pPr>
      <w:bookmarkStart w:id="164" w:name="_Toc76680599"/>
      <w:r w:rsidRPr="008A7D6E">
        <w:t xml:space="preserve">Figure </w:t>
      </w:r>
      <w:fldSimple w:instr=" SEQ Figure \* ARABIC ">
        <w:r w:rsidR="00AC21CD">
          <w:rPr>
            <w:noProof/>
          </w:rPr>
          <w:t>1</w:t>
        </w:r>
      </w:fldSimple>
      <w:r w:rsidRPr="008A7D6E">
        <w:t xml:space="preserve"> Factors affecting Life expectancy</w:t>
      </w:r>
      <w:bookmarkEnd w:id="164"/>
    </w:p>
    <w:p w14:paraId="3A70EE21" w14:textId="77777777" w:rsidR="008A7D6E" w:rsidRPr="008A7D6E" w:rsidRDefault="008A7D6E" w:rsidP="008A7D6E"/>
    <w:tbl>
      <w:tblPr>
        <w:tblStyle w:val="GridTable2"/>
        <w:tblpPr w:leftFromText="180" w:rightFromText="180" w:vertAnchor="text" w:tblpXSpec="center" w:tblpY="1"/>
        <w:tblOverlap w:val="never"/>
        <w:tblW w:w="0" w:type="auto"/>
        <w:tblLayout w:type="fixed"/>
        <w:tblLook w:val="04A0" w:firstRow="1" w:lastRow="0" w:firstColumn="1" w:lastColumn="0" w:noHBand="0" w:noVBand="1"/>
      </w:tblPr>
      <w:tblGrid>
        <w:gridCol w:w="1273"/>
        <w:gridCol w:w="2622"/>
        <w:gridCol w:w="4252"/>
      </w:tblGrid>
      <w:tr w:rsidR="003734D7" w:rsidRPr="00504368" w14:paraId="2C466147" w14:textId="77777777" w:rsidTr="00CB13BF">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3E2592F"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INDEX</w:t>
            </w:r>
          </w:p>
        </w:tc>
        <w:tc>
          <w:tcPr>
            <w:tcW w:w="2622" w:type="dxa"/>
            <w:noWrap/>
            <w:vAlign w:val="center"/>
            <w:hideMark/>
          </w:tcPr>
          <w:p w14:paraId="0D8422D7" w14:textId="04D1F366" w:rsidR="003734D7" w:rsidRPr="00504368" w:rsidRDefault="003734D7" w:rsidP="005F61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GROUP</w:t>
            </w:r>
          </w:p>
        </w:tc>
        <w:tc>
          <w:tcPr>
            <w:tcW w:w="4252" w:type="dxa"/>
            <w:noWrap/>
            <w:hideMark/>
          </w:tcPr>
          <w:p w14:paraId="21393F84" w14:textId="77777777" w:rsidR="003734D7" w:rsidRPr="00504368" w:rsidRDefault="003734D7" w:rsidP="005F61D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FEATURES</w:t>
            </w:r>
          </w:p>
        </w:tc>
      </w:tr>
      <w:tr w:rsidR="003734D7" w:rsidRPr="00504368" w14:paraId="6665A086" w14:textId="77777777" w:rsidTr="00CB13BF">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30EAEB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w:t>
            </w:r>
          </w:p>
        </w:tc>
        <w:tc>
          <w:tcPr>
            <w:tcW w:w="2622" w:type="dxa"/>
            <w:vMerge w:val="restart"/>
            <w:noWrap/>
            <w:vAlign w:val="center"/>
            <w:hideMark/>
          </w:tcPr>
          <w:p w14:paraId="05519F17" w14:textId="5BF32314"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COUNTRY</w:t>
            </w:r>
          </w:p>
        </w:tc>
        <w:tc>
          <w:tcPr>
            <w:tcW w:w="4252" w:type="dxa"/>
            <w:noWrap/>
            <w:hideMark/>
          </w:tcPr>
          <w:p w14:paraId="2750EB75"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Country</w:t>
            </w:r>
          </w:p>
        </w:tc>
      </w:tr>
      <w:tr w:rsidR="00EF3E72" w:rsidRPr="00504368" w14:paraId="6A0113EB"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3CC1749"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w:t>
            </w:r>
          </w:p>
        </w:tc>
        <w:tc>
          <w:tcPr>
            <w:tcW w:w="2622" w:type="dxa"/>
            <w:vMerge/>
            <w:hideMark/>
          </w:tcPr>
          <w:p w14:paraId="27A626DC"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2C2D898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Population</w:t>
            </w:r>
          </w:p>
        </w:tc>
      </w:tr>
      <w:tr w:rsidR="003734D7" w:rsidRPr="00504368" w14:paraId="5FD27151"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46661A7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3</w:t>
            </w:r>
          </w:p>
        </w:tc>
        <w:tc>
          <w:tcPr>
            <w:tcW w:w="2622" w:type="dxa"/>
            <w:vMerge/>
            <w:hideMark/>
          </w:tcPr>
          <w:p w14:paraId="5611A630"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E21554D"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GDP</w:t>
            </w:r>
          </w:p>
        </w:tc>
      </w:tr>
      <w:tr w:rsidR="00EF3E72" w:rsidRPr="00504368" w14:paraId="5B2E35E5"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752247E"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4</w:t>
            </w:r>
          </w:p>
        </w:tc>
        <w:tc>
          <w:tcPr>
            <w:tcW w:w="2622" w:type="dxa"/>
            <w:vMerge/>
            <w:hideMark/>
          </w:tcPr>
          <w:p w14:paraId="154EB71D"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7D3960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Household Income</w:t>
            </w:r>
          </w:p>
        </w:tc>
      </w:tr>
      <w:tr w:rsidR="003734D7" w:rsidRPr="00504368" w14:paraId="0A446C13"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6D67F5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5</w:t>
            </w:r>
          </w:p>
        </w:tc>
        <w:tc>
          <w:tcPr>
            <w:tcW w:w="2622" w:type="dxa"/>
            <w:vMerge/>
            <w:hideMark/>
          </w:tcPr>
          <w:p w14:paraId="3DE0DF36"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6DFFEF1"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Literacy Rate</w:t>
            </w:r>
          </w:p>
        </w:tc>
      </w:tr>
      <w:tr w:rsidR="00EF3E72" w:rsidRPr="00504368" w14:paraId="5D48285E"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7DF2C69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6</w:t>
            </w:r>
          </w:p>
        </w:tc>
        <w:tc>
          <w:tcPr>
            <w:tcW w:w="2622" w:type="dxa"/>
            <w:vMerge/>
            <w:hideMark/>
          </w:tcPr>
          <w:p w14:paraId="65B90603"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62890D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Schooling</w:t>
            </w:r>
          </w:p>
        </w:tc>
      </w:tr>
      <w:tr w:rsidR="003734D7" w:rsidRPr="00504368" w14:paraId="5B84DC05"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4418FD1"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7</w:t>
            </w:r>
          </w:p>
        </w:tc>
        <w:tc>
          <w:tcPr>
            <w:tcW w:w="2622" w:type="dxa"/>
            <w:vMerge/>
            <w:hideMark/>
          </w:tcPr>
          <w:p w14:paraId="52370D75"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250C14C0"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Development Status</w:t>
            </w:r>
          </w:p>
        </w:tc>
      </w:tr>
      <w:tr w:rsidR="003734D7" w:rsidRPr="00504368" w14:paraId="184EE5B6"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2F9969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8</w:t>
            </w:r>
          </w:p>
        </w:tc>
        <w:tc>
          <w:tcPr>
            <w:tcW w:w="2622" w:type="dxa"/>
            <w:vMerge w:val="restart"/>
            <w:noWrap/>
            <w:vAlign w:val="center"/>
            <w:hideMark/>
          </w:tcPr>
          <w:p w14:paraId="0C12F27B" w14:textId="1DCB3F2F"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PERSON</w:t>
            </w:r>
          </w:p>
        </w:tc>
        <w:tc>
          <w:tcPr>
            <w:tcW w:w="4252" w:type="dxa"/>
            <w:noWrap/>
            <w:hideMark/>
          </w:tcPr>
          <w:p w14:paraId="4DED011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Vegetarian Food Consumption</w:t>
            </w:r>
          </w:p>
        </w:tc>
      </w:tr>
      <w:tr w:rsidR="003734D7" w:rsidRPr="00504368" w14:paraId="687DA4CE"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5CF2640"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9</w:t>
            </w:r>
          </w:p>
        </w:tc>
        <w:tc>
          <w:tcPr>
            <w:tcW w:w="2622" w:type="dxa"/>
            <w:vMerge/>
            <w:vAlign w:val="center"/>
            <w:hideMark/>
          </w:tcPr>
          <w:p w14:paraId="16FB2265"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B63388F"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Sea Food Consumption</w:t>
            </w:r>
          </w:p>
        </w:tc>
      </w:tr>
      <w:tr w:rsidR="003734D7" w:rsidRPr="00504368" w14:paraId="0486665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728716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10</w:t>
            </w:r>
          </w:p>
        </w:tc>
        <w:tc>
          <w:tcPr>
            <w:tcW w:w="2622" w:type="dxa"/>
            <w:vMerge/>
            <w:vAlign w:val="center"/>
            <w:hideMark/>
          </w:tcPr>
          <w:p w14:paraId="2592DB27"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DEE282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Meat Consumption</w:t>
            </w:r>
          </w:p>
        </w:tc>
      </w:tr>
      <w:tr w:rsidR="003734D7" w:rsidRPr="00504368" w14:paraId="0768D6EC"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310BDBF"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11</w:t>
            </w:r>
          </w:p>
        </w:tc>
        <w:tc>
          <w:tcPr>
            <w:tcW w:w="2622" w:type="dxa"/>
            <w:vMerge/>
            <w:vAlign w:val="center"/>
            <w:hideMark/>
          </w:tcPr>
          <w:p w14:paraId="244C0D53"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14A7E0D4" w14:textId="544204C8"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themeColor="text1"/>
                <w:lang w:eastAsia="en-GB"/>
              </w:rPr>
              <w:t xml:space="preserve">Other </w:t>
            </w:r>
            <w:r w:rsidR="00F66E76" w:rsidRPr="37EAD1A1">
              <w:rPr>
                <w:rFonts w:ascii="Calibri" w:eastAsia="Times New Roman" w:hAnsi="Calibri" w:cs="Calibri"/>
                <w:color w:val="000000" w:themeColor="text1"/>
                <w:lang w:eastAsia="en-GB"/>
              </w:rPr>
              <w:t>protein</w:t>
            </w:r>
            <w:r w:rsidR="00F66E76" w:rsidRPr="00504368">
              <w:rPr>
                <w:rFonts w:ascii="Calibri" w:eastAsia="Times New Roman" w:hAnsi="Calibri" w:cs="Calibri"/>
                <w:color w:val="000000" w:themeColor="text1"/>
                <w:lang w:eastAsia="en-GB"/>
              </w:rPr>
              <w:t>-based</w:t>
            </w:r>
            <w:r w:rsidRPr="00504368">
              <w:rPr>
                <w:rFonts w:ascii="Calibri" w:eastAsia="Times New Roman" w:hAnsi="Calibri" w:cs="Calibri"/>
                <w:color w:val="000000" w:themeColor="text1"/>
                <w:lang w:eastAsia="en-GB"/>
              </w:rPr>
              <w:t xml:space="preserve"> </w:t>
            </w:r>
            <w:r w:rsidR="680B9D5A" w:rsidRPr="37EAD1A1">
              <w:rPr>
                <w:rFonts w:ascii="Calibri" w:eastAsia="Times New Roman" w:hAnsi="Calibri" w:cs="Calibri"/>
                <w:color w:val="000000" w:themeColor="text1"/>
                <w:lang w:eastAsia="en-GB"/>
              </w:rPr>
              <w:t>d</w:t>
            </w:r>
            <w:r w:rsidRPr="37EAD1A1">
              <w:rPr>
                <w:rFonts w:ascii="Calibri" w:eastAsia="Times New Roman" w:hAnsi="Calibri" w:cs="Calibri"/>
                <w:color w:val="000000" w:themeColor="text1"/>
                <w:lang w:eastAsia="en-GB"/>
              </w:rPr>
              <w:t>iet</w:t>
            </w:r>
            <w:r w:rsidR="0013239D">
              <w:rPr>
                <w:rFonts w:ascii="Calibri" w:eastAsia="Times New Roman" w:hAnsi="Calibri" w:cs="Calibri"/>
                <w:color w:val="000000" w:themeColor="text1"/>
                <w:lang w:eastAsia="en-GB"/>
              </w:rPr>
              <w:t>s</w:t>
            </w:r>
          </w:p>
        </w:tc>
      </w:tr>
      <w:tr w:rsidR="003734D7" w:rsidRPr="00504368" w14:paraId="6F9614E3" w14:textId="77777777" w:rsidTr="00CB13BF">
        <w:trPr>
          <w:trHeight w:val="235"/>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C09CE29"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12</w:t>
            </w:r>
          </w:p>
        </w:tc>
        <w:tc>
          <w:tcPr>
            <w:tcW w:w="2622" w:type="dxa"/>
            <w:vMerge/>
            <w:vAlign w:val="center"/>
            <w:hideMark/>
          </w:tcPr>
          <w:p w14:paraId="7F36DE19"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6F351CD"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Alcohol Consumption</w:t>
            </w:r>
          </w:p>
        </w:tc>
      </w:tr>
      <w:tr w:rsidR="003734D7" w:rsidRPr="00504368" w14:paraId="0C0AD340"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BAC4C90"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13</w:t>
            </w:r>
          </w:p>
        </w:tc>
        <w:tc>
          <w:tcPr>
            <w:tcW w:w="2622" w:type="dxa"/>
            <w:vMerge/>
            <w:vAlign w:val="center"/>
            <w:hideMark/>
          </w:tcPr>
          <w:p w14:paraId="4C021324"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6A53C66"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Smoking/Tobacco Consumption</w:t>
            </w:r>
          </w:p>
        </w:tc>
      </w:tr>
      <w:tr w:rsidR="003734D7" w:rsidRPr="00504368" w14:paraId="14A90B80"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656E896"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14</w:t>
            </w:r>
          </w:p>
        </w:tc>
        <w:tc>
          <w:tcPr>
            <w:tcW w:w="2622" w:type="dxa"/>
            <w:vMerge/>
            <w:vAlign w:val="center"/>
            <w:hideMark/>
          </w:tcPr>
          <w:p w14:paraId="1F258E06"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EC63340" w14:textId="556BE799"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themeColor="text1"/>
                <w:lang w:eastAsia="en-GB"/>
              </w:rPr>
              <w:t xml:space="preserve">Physical </w:t>
            </w:r>
            <w:r w:rsidRPr="37EAD1A1">
              <w:rPr>
                <w:rFonts w:ascii="Calibri" w:eastAsia="Times New Roman" w:hAnsi="Calibri" w:cs="Calibri"/>
                <w:color w:val="000000" w:themeColor="text1"/>
                <w:lang w:eastAsia="en-GB"/>
              </w:rPr>
              <w:t>Ex</w:t>
            </w:r>
            <w:r w:rsidR="2B03C0FD" w:rsidRPr="37EAD1A1">
              <w:rPr>
                <w:rFonts w:ascii="Calibri" w:eastAsia="Times New Roman" w:hAnsi="Calibri" w:cs="Calibri"/>
                <w:color w:val="000000" w:themeColor="text1"/>
                <w:lang w:eastAsia="en-GB"/>
              </w:rPr>
              <w:t>ercise</w:t>
            </w:r>
          </w:p>
        </w:tc>
      </w:tr>
      <w:tr w:rsidR="003734D7" w:rsidRPr="00504368" w14:paraId="6BCA9F86"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42ADAAF"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15</w:t>
            </w:r>
          </w:p>
        </w:tc>
        <w:tc>
          <w:tcPr>
            <w:tcW w:w="2622" w:type="dxa"/>
            <w:vMerge w:val="restart"/>
            <w:noWrap/>
            <w:vAlign w:val="center"/>
            <w:hideMark/>
          </w:tcPr>
          <w:p w14:paraId="6B14335A" w14:textId="55A74CB8"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HEALTH/ MEDICAL</w:t>
            </w:r>
          </w:p>
        </w:tc>
        <w:tc>
          <w:tcPr>
            <w:tcW w:w="4252" w:type="dxa"/>
            <w:noWrap/>
            <w:hideMark/>
          </w:tcPr>
          <w:p w14:paraId="0103045A"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Genes/DNA</w:t>
            </w:r>
          </w:p>
        </w:tc>
      </w:tr>
      <w:tr w:rsidR="00EF3E72" w:rsidRPr="00504368" w14:paraId="1FB994E8"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756C5A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16</w:t>
            </w:r>
          </w:p>
        </w:tc>
        <w:tc>
          <w:tcPr>
            <w:tcW w:w="2622" w:type="dxa"/>
            <w:vMerge/>
            <w:hideMark/>
          </w:tcPr>
          <w:p w14:paraId="36EA55BD"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56E80FF9" w14:textId="3BF2CAAA" w:rsidR="003734D7" w:rsidRPr="00504368" w:rsidRDefault="5FD424BF"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37EAD1A1">
              <w:rPr>
                <w:rFonts w:ascii="Calibri" w:eastAsia="Times New Roman" w:hAnsi="Calibri" w:cs="Calibri"/>
                <w:color w:val="000000" w:themeColor="text1"/>
                <w:lang w:eastAsia="en-GB"/>
              </w:rPr>
              <w:t>Hygiene</w:t>
            </w:r>
          </w:p>
        </w:tc>
      </w:tr>
      <w:tr w:rsidR="003734D7" w:rsidRPr="00504368" w14:paraId="3E49146B"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D924CC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17</w:t>
            </w:r>
          </w:p>
        </w:tc>
        <w:tc>
          <w:tcPr>
            <w:tcW w:w="2622" w:type="dxa"/>
            <w:vMerge/>
            <w:hideMark/>
          </w:tcPr>
          <w:p w14:paraId="6097D5CA"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BF19760"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Sanitation</w:t>
            </w:r>
          </w:p>
        </w:tc>
      </w:tr>
      <w:tr w:rsidR="00EF3E72" w:rsidRPr="00504368" w14:paraId="394647DD"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4A11ED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18</w:t>
            </w:r>
          </w:p>
        </w:tc>
        <w:tc>
          <w:tcPr>
            <w:tcW w:w="2622" w:type="dxa"/>
            <w:vMerge/>
            <w:hideMark/>
          </w:tcPr>
          <w:p w14:paraId="0429135F"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6D8E141"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HIV/AIDS</w:t>
            </w:r>
          </w:p>
        </w:tc>
      </w:tr>
      <w:tr w:rsidR="003734D7" w:rsidRPr="00504368" w14:paraId="7DAC9768"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83FCD8A"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19</w:t>
            </w:r>
          </w:p>
        </w:tc>
        <w:tc>
          <w:tcPr>
            <w:tcW w:w="2622" w:type="dxa"/>
            <w:vMerge/>
            <w:hideMark/>
          </w:tcPr>
          <w:p w14:paraId="22BD0253"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80EDFCD"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Immunisation</w:t>
            </w:r>
          </w:p>
        </w:tc>
      </w:tr>
      <w:tr w:rsidR="00EF3E72" w:rsidRPr="00504368" w14:paraId="1271C74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1396C1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20</w:t>
            </w:r>
          </w:p>
        </w:tc>
        <w:tc>
          <w:tcPr>
            <w:tcW w:w="2622" w:type="dxa"/>
            <w:vMerge/>
            <w:hideMark/>
          </w:tcPr>
          <w:p w14:paraId="72F56DC6"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C812B95"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Air Pollution</w:t>
            </w:r>
          </w:p>
        </w:tc>
      </w:tr>
      <w:tr w:rsidR="003734D7" w:rsidRPr="00504368" w14:paraId="5BF47D1F"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1F6A19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21</w:t>
            </w:r>
          </w:p>
        </w:tc>
        <w:tc>
          <w:tcPr>
            <w:tcW w:w="2622" w:type="dxa"/>
            <w:vMerge/>
            <w:hideMark/>
          </w:tcPr>
          <w:p w14:paraId="5DA223E7"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0482D09"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Communicable Diseases</w:t>
            </w:r>
          </w:p>
        </w:tc>
      </w:tr>
      <w:tr w:rsidR="00EF3E72" w:rsidRPr="00504368" w14:paraId="1B31B3C3"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4D70F9B5"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22</w:t>
            </w:r>
          </w:p>
        </w:tc>
        <w:tc>
          <w:tcPr>
            <w:tcW w:w="2622" w:type="dxa"/>
            <w:vMerge/>
            <w:hideMark/>
          </w:tcPr>
          <w:p w14:paraId="022880BB"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66DF2F97"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Non-Communicable diseases</w:t>
            </w:r>
          </w:p>
        </w:tc>
      </w:tr>
      <w:tr w:rsidR="003734D7" w:rsidRPr="00504368" w14:paraId="1EBB28B8"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CCA0CA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23</w:t>
            </w:r>
          </w:p>
        </w:tc>
        <w:tc>
          <w:tcPr>
            <w:tcW w:w="2622" w:type="dxa"/>
            <w:vMerge/>
            <w:hideMark/>
          </w:tcPr>
          <w:p w14:paraId="4E53D063"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06E3385"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Availability of Medical Help</w:t>
            </w:r>
          </w:p>
        </w:tc>
      </w:tr>
      <w:tr w:rsidR="00EF3E72" w:rsidRPr="00504368" w14:paraId="2401F04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0D15E58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24</w:t>
            </w:r>
          </w:p>
        </w:tc>
        <w:tc>
          <w:tcPr>
            <w:tcW w:w="2622" w:type="dxa"/>
            <w:vMerge/>
            <w:hideMark/>
          </w:tcPr>
          <w:p w14:paraId="1C1414E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9718B83"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Medical Infrastructure</w:t>
            </w:r>
          </w:p>
        </w:tc>
      </w:tr>
    </w:tbl>
    <w:p w14:paraId="29310200" w14:textId="04715757" w:rsidR="003734D7" w:rsidRDefault="00596F6F" w:rsidP="00CB13BF">
      <w:pPr>
        <w:pStyle w:val="Caption"/>
        <w:ind w:left="2160" w:firstLine="720"/>
      </w:pPr>
      <w:bookmarkStart w:id="165" w:name="_Toc76680291"/>
      <w:r>
        <w:t xml:space="preserve">Table </w:t>
      </w:r>
      <w:fldSimple w:instr=" SEQ Table \* ARABIC ">
        <w:r w:rsidR="00B01AB2">
          <w:rPr>
            <w:noProof/>
          </w:rPr>
          <w:t>1</w:t>
        </w:r>
      </w:fldSimple>
      <w:r>
        <w:t xml:space="preserve"> </w:t>
      </w:r>
      <w:r w:rsidRPr="00A22685">
        <w:t>Factors affecting Life expectancy</w:t>
      </w:r>
      <w:bookmarkEnd w:id="165"/>
    </w:p>
    <w:p w14:paraId="4981B98D" w14:textId="50F05BDD" w:rsidR="003734D7" w:rsidRDefault="009A3C3E" w:rsidP="003D786A">
      <w:pPr>
        <w:pStyle w:val="Heading2"/>
      </w:pPr>
      <w:r>
        <w:lastRenderedPageBreak/>
        <w:t>Data Collection</w:t>
      </w:r>
    </w:p>
    <w:p w14:paraId="4782F0CA" w14:textId="035DBC02" w:rsidR="00F81A04" w:rsidRDefault="00A81725" w:rsidP="00600979">
      <w:pPr>
        <w:ind w:firstLine="360"/>
        <w:jc w:val="both"/>
      </w:pPr>
      <w:r>
        <w:t>A s</w:t>
      </w:r>
      <w:commentRangeStart w:id="166"/>
      <w:r w:rsidR="00F81A04">
        <w:t>ignificant</w:t>
      </w:r>
      <w:commentRangeEnd w:id="166"/>
      <w:r w:rsidR="0043454F">
        <w:rPr>
          <w:rStyle w:val="CommentReference"/>
        </w:rPr>
        <w:commentReference w:id="166"/>
      </w:r>
      <w:r w:rsidR="00F81A04">
        <w:t xml:space="preserve"> number o</w:t>
      </w:r>
      <w:r w:rsidR="00432EAE">
        <w:t>f</w:t>
      </w:r>
      <w:r w:rsidR="00F81A04">
        <w:t xml:space="preserve"> studies and research ha</w:t>
      </w:r>
      <w:r>
        <w:t>ve been carried out in the past in forecasting life expectancy, understanding the demographic transition, and</w:t>
      </w:r>
      <w:r w:rsidR="003F7F13">
        <w:t xml:space="preserve"> </w:t>
      </w:r>
      <w:r>
        <w:t>identifying</w:t>
      </w:r>
      <w:r w:rsidR="003F7F13">
        <w:t xml:space="preserve"> </w:t>
      </w:r>
      <w:r w:rsidR="006E07A3">
        <w:t xml:space="preserve">the global changes </w:t>
      </w:r>
      <w:r>
        <w:t>concerning</w:t>
      </w:r>
      <w:r w:rsidR="006E07A3">
        <w:t xml:space="preserve"> </w:t>
      </w:r>
      <w:r>
        <w:t xml:space="preserve">the </w:t>
      </w:r>
      <w:r w:rsidR="006E07A3">
        <w:t xml:space="preserve">increase in LE, </w:t>
      </w:r>
      <w:r w:rsidR="006E07A3" w:rsidRPr="006E07A3">
        <w:t>including demographic characteristics, income composition, and mortality rates</w:t>
      </w:r>
      <w:r>
        <w:t>. T</w:t>
      </w:r>
      <w:r w:rsidR="006E07A3" w:rsidRPr="006E07A3">
        <w:t>here have been few recent studies on factors affecting life expectancy.</w:t>
      </w:r>
      <w:r w:rsidR="00995BA9">
        <w:t xml:space="preserve"> As per the research focus</w:t>
      </w:r>
      <w:r>
        <w:t>,</w:t>
      </w:r>
      <w:r w:rsidR="00995BA9">
        <w:t xml:space="preserve"> we also gather information on protein </w:t>
      </w:r>
      <w:r w:rsidR="001E06E3">
        <w:t xml:space="preserve">consumption and gather possible information of the countries with LE </w:t>
      </w:r>
      <w:r w:rsidR="00A72D79">
        <w:t xml:space="preserve">higher than </w:t>
      </w:r>
      <w:r w:rsidR="009656F8">
        <w:t>80 years</w:t>
      </w:r>
      <w:r w:rsidR="00A72D79">
        <w:t xml:space="preserve"> and identify the similarities. Th</w:t>
      </w:r>
      <w:r>
        <w:t>er</w:t>
      </w:r>
      <w:r w:rsidR="00A72D79">
        <w:t xml:space="preserve">efore possibly, </w:t>
      </w:r>
      <w:r w:rsidR="003015FF">
        <w:t xml:space="preserve">our current </w:t>
      </w:r>
      <w:r w:rsidR="00A72D79">
        <w:t xml:space="preserve">research might be able to answer or </w:t>
      </w:r>
      <w:r w:rsidR="00BB30F3">
        <w:t>analyse new trend</w:t>
      </w:r>
      <w:r>
        <w:t>s,</w:t>
      </w:r>
      <w:r w:rsidR="00BB30F3">
        <w:t xml:space="preserve"> if any. </w:t>
      </w:r>
      <w:r w:rsidR="006C236F">
        <w:t>In addition</w:t>
      </w:r>
      <w:r w:rsidR="0027700D">
        <w:t>, t</w:t>
      </w:r>
      <w:r w:rsidR="0027700D" w:rsidRPr="0027700D">
        <w:t xml:space="preserve">his research </w:t>
      </w:r>
      <w:r w:rsidR="009C006C">
        <w:t xml:space="preserve">would </w:t>
      </w:r>
      <w:r w:rsidR="0027700D" w:rsidRPr="0027700D">
        <w:t xml:space="preserve">look at aspects such as vaccination, mortality, economics, social factors, and other health-related issues. Because the observations in this dataset come from many countries, it </w:t>
      </w:r>
      <w:r w:rsidR="009B121E">
        <w:t>shall</w:t>
      </w:r>
      <w:r w:rsidR="0027700D" w:rsidRPr="0027700D">
        <w:t xml:space="preserve"> be possible for a country to identify the predictive factor </w:t>
      </w:r>
      <w:r w:rsidR="009C006C">
        <w:t>contributing</w:t>
      </w:r>
      <w:r w:rsidR="0027700D" w:rsidRPr="0027700D">
        <w:t xml:space="preserve"> to a decreased life expectancy value.</w:t>
      </w:r>
    </w:p>
    <w:p w14:paraId="15273901" w14:textId="3AEC3EF0" w:rsidR="00943E43" w:rsidRDefault="00943E43" w:rsidP="00600979">
      <w:pPr>
        <w:ind w:firstLine="360"/>
        <w:jc w:val="both"/>
      </w:pPr>
      <w:r w:rsidRPr="00943E43">
        <w:t xml:space="preserve">The initiative is reliant on data accuracy. </w:t>
      </w:r>
      <w:commentRangeStart w:id="167"/>
      <w:r w:rsidRPr="00943E43">
        <w:t>The W</w:t>
      </w:r>
      <w:commentRangeEnd w:id="167"/>
      <w:r w:rsidR="0043454F">
        <w:rPr>
          <w:rStyle w:val="CommentReference"/>
        </w:rPr>
        <w:commentReference w:id="167"/>
      </w:r>
      <w:r w:rsidRPr="00943E43">
        <w:t>orld Health Organization's (</w:t>
      </w:r>
      <w:hyperlink r:id="rId19" w:history="1">
        <w:r w:rsidRPr="008B1CE2">
          <w:rPr>
            <w:rStyle w:val="Hyperlink"/>
          </w:rPr>
          <w:t>WHO</w:t>
        </w:r>
      </w:hyperlink>
      <w:r w:rsidRPr="00943E43">
        <w:t>) Global Health Observatory (</w:t>
      </w:r>
      <w:hyperlink r:id="rId20" w:history="1">
        <w:r w:rsidRPr="000F331A">
          <w:rPr>
            <w:rStyle w:val="Hyperlink"/>
          </w:rPr>
          <w:t>GHO</w:t>
        </w:r>
      </w:hyperlink>
      <w:r w:rsidRPr="00943E43">
        <w:t>) data repository keeps track of health status and any other relevant parameters for all nations. The data sets are made accessible for the aim of analysing health data.</w:t>
      </w:r>
      <w:r w:rsidR="002D3B4B">
        <w:t xml:space="preserve"> </w:t>
      </w:r>
      <w:r w:rsidR="00E53A35">
        <w:t xml:space="preserve">Also, additional data has been collected from </w:t>
      </w:r>
      <w:hyperlink r:id="rId21" w:history="1">
        <w:r w:rsidR="001A7804" w:rsidRPr="001A7804">
          <w:rPr>
            <w:rStyle w:val="Hyperlink"/>
          </w:rPr>
          <w:t>Our World in Data</w:t>
        </w:r>
      </w:hyperlink>
      <w:r w:rsidR="00A73E50">
        <w:t xml:space="preserve">, </w:t>
      </w:r>
      <w:hyperlink r:id="rId22" w:history="1">
        <w:r w:rsidR="00A73E50" w:rsidRPr="00470AE4">
          <w:rPr>
            <w:rStyle w:val="Hyperlink"/>
          </w:rPr>
          <w:t>OECD</w:t>
        </w:r>
      </w:hyperlink>
      <w:r w:rsidR="00A73E50">
        <w:t xml:space="preserve"> </w:t>
      </w:r>
      <w:r w:rsidR="00EA0D64">
        <w:t xml:space="preserve">and </w:t>
      </w:r>
      <w:hyperlink r:id="rId23" w:history="1">
        <w:r w:rsidR="00A63984" w:rsidRPr="00A63984">
          <w:rPr>
            <w:rStyle w:val="Hyperlink"/>
          </w:rPr>
          <w:t>Data world Bank</w:t>
        </w:r>
      </w:hyperlink>
      <w:r w:rsidR="009B121E" w:rsidRPr="00277EFF">
        <w:t xml:space="preserve">. </w:t>
      </w:r>
      <w:r w:rsidR="00470AE4">
        <w:t>These</w:t>
      </w:r>
      <w:r w:rsidR="009B121E">
        <w:t xml:space="preserve"> are</w:t>
      </w:r>
      <w:r w:rsidR="001A7804">
        <w:t xml:space="preserve"> </w:t>
      </w:r>
      <w:r w:rsidR="00F73F15">
        <w:t>p</w:t>
      </w:r>
      <w:r w:rsidR="001A7804">
        <w:t>ublicly available data sou</w:t>
      </w:r>
      <w:r w:rsidR="009B121E">
        <w:t>r</w:t>
      </w:r>
      <w:r w:rsidR="001A7804">
        <w:t>ce</w:t>
      </w:r>
      <w:r w:rsidR="00F73F15">
        <w:t>s</w:t>
      </w:r>
      <w:r w:rsidR="001A7804">
        <w:t>.</w:t>
      </w:r>
    </w:p>
    <w:p w14:paraId="6DF48E4D" w14:textId="2A19FF09" w:rsidR="004F4011" w:rsidRDefault="001E6DBC" w:rsidP="00DA4596">
      <w:pPr>
        <w:ind w:firstLine="360"/>
        <w:jc w:val="both"/>
      </w:pPr>
      <w:r>
        <w:t xml:space="preserve">In addition to the </w:t>
      </w:r>
      <w:r w:rsidR="006D2D91">
        <w:t>above-</w:t>
      </w:r>
      <w:r>
        <w:t>identified feature</w:t>
      </w:r>
      <w:r w:rsidR="006D2D91">
        <w:t>s</w:t>
      </w:r>
      <w:r>
        <w:t xml:space="preserve">, </w:t>
      </w:r>
      <w:r w:rsidRPr="00CC0E3E">
        <w:rPr>
          <w:b/>
          <w:bCs/>
        </w:rPr>
        <w:t xml:space="preserve">adult mortality, child </w:t>
      </w:r>
      <w:r w:rsidR="0023152E" w:rsidRPr="00CC0E3E">
        <w:rPr>
          <w:b/>
          <w:bCs/>
        </w:rPr>
        <w:t>mortality, BMI</w:t>
      </w:r>
      <w:r w:rsidR="0027473C">
        <w:t xml:space="preserve"> </w:t>
      </w:r>
      <w:proofErr w:type="gramStart"/>
      <w:r w:rsidR="0027473C">
        <w:t>( since</w:t>
      </w:r>
      <w:proofErr w:type="gramEnd"/>
      <w:r w:rsidR="0027473C">
        <w:t xml:space="preserve"> the </w:t>
      </w:r>
      <w:r w:rsidR="008D3F55">
        <w:t xml:space="preserve">physical </w:t>
      </w:r>
      <w:r w:rsidR="00CC0E3E">
        <w:t xml:space="preserve">exercise data is not available countrywide), </w:t>
      </w:r>
      <w:r w:rsidR="006D2D91">
        <w:t xml:space="preserve">the </w:t>
      </w:r>
      <w:r w:rsidR="00CC0E3E">
        <w:t xml:space="preserve">average </w:t>
      </w:r>
      <w:r w:rsidR="00CC0E3E" w:rsidRPr="00C747D2">
        <w:rPr>
          <w:b/>
          <w:bCs/>
        </w:rPr>
        <w:t>retirement</w:t>
      </w:r>
      <w:r w:rsidR="00CC0E3E">
        <w:t xml:space="preserve"> age of </w:t>
      </w:r>
      <w:r w:rsidR="006D2D91">
        <w:t xml:space="preserve">a </w:t>
      </w:r>
      <w:r w:rsidR="00CC0E3E">
        <w:t xml:space="preserve">person, </w:t>
      </w:r>
      <w:r w:rsidR="0076096E" w:rsidRPr="00C747D2">
        <w:rPr>
          <w:b/>
          <w:bCs/>
        </w:rPr>
        <w:t>child malnutrition</w:t>
      </w:r>
      <w:r w:rsidR="0076096E">
        <w:t xml:space="preserve">, </w:t>
      </w:r>
      <w:r w:rsidR="00972E47">
        <w:t xml:space="preserve">availability of </w:t>
      </w:r>
      <w:r w:rsidR="00972E47" w:rsidRPr="00C747D2">
        <w:rPr>
          <w:b/>
          <w:bCs/>
        </w:rPr>
        <w:t>essential medication</w:t>
      </w:r>
      <w:r w:rsidR="00972E47">
        <w:t xml:space="preserve">, </w:t>
      </w:r>
      <w:r w:rsidR="00BA0BA9" w:rsidRPr="00C747D2">
        <w:rPr>
          <w:b/>
          <w:bCs/>
        </w:rPr>
        <w:t>Diphtheria</w:t>
      </w:r>
      <w:r w:rsidR="007B7E9B" w:rsidRPr="00C747D2">
        <w:rPr>
          <w:b/>
          <w:bCs/>
        </w:rPr>
        <w:t xml:space="preserve">, polio, hepatitis B, </w:t>
      </w:r>
      <w:r w:rsidR="005209A5" w:rsidRPr="00C747D2">
        <w:rPr>
          <w:b/>
          <w:bCs/>
        </w:rPr>
        <w:t>measles</w:t>
      </w:r>
      <w:r w:rsidR="005209A5">
        <w:t xml:space="preserve"> </w:t>
      </w:r>
      <w:r w:rsidR="00286B34">
        <w:t xml:space="preserve">( </w:t>
      </w:r>
      <w:r w:rsidR="00C8222F">
        <w:t>which are</w:t>
      </w:r>
      <w:r w:rsidR="00CC0E3E">
        <w:t xml:space="preserve"> </w:t>
      </w:r>
      <w:r w:rsidR="006D2D91">
        <w:t>significant</w:t>
      </w:r>
      <w:r w:rsidR="00CC0E3E">
        <w:t xml:space="preserve"> illnesses relating to immunisation and living standards </w:t>
      </w:r>
      <w:r w:rsidR="00286B34">
        <w:t>)</w:t>
      </w:r>
      <w:r w:rsidR="00F47A1D">
        <w:t>. Similar</w:t>
      </w:r>
      <w:r w:rsidR="006D2D91">
        <w:t>l</w:t>
      </w:r>
      <w:r w:rsidR="00F47A1D">
        <w:t>y</w:t>
      </w:r>
      <w:r w:rsidR="000A31E6">
        <w:t>, mental healt</w:t>
      </w:r>
      <w:r w:rsidR="008C569A">
        <w:t xml:space="preserve">h </w:t>
      </w:r>
      <w:r w:rsidR="009D4E34">
        <w:t xml:space="preserve">is another </w:t>
      </w:r>
      <w:r w:rsidR="006D2D91">
        <w:t>critical</w:t>
      </w:r>
      <w:r w:rsidR="009D4E34">
        <w:t xml:space="preserve"> impact factor </w:t>
      </w:r>
      <w:r w:rsidR="007645D2">
        <w:t xml:space="preserve">affecting LE. Since there is no direct measure for mental health, </w:t>
      </w:r>
      <w:r w:rsidR="007645D2" w:rsidRPr="00C747D2">
        <w:rPr>
          <w:b/>
          <w:bCs/>
        </w:rPr>
        <w:t xml:space="preserve">world happiness </w:t>
      </w:r>
      <w:r w:rsidR="00C747D2" w:rsidRPr="00C747D2">
        <w:rPr>
          <w:b/>
          <w:bCs/>
        </w:rPr>
        <w:t>rank</w:t>
      </w:r>
      <w:r w:rsidR="007645D2">
        <w:t xml:space="preserve"> data and </w:t>
      </w:r>
      <w:r w:rsidR="007645D2" w:rsidRPr="00C747D2">
        <w:rPr>
          <w:b/>
          <w:bCs/>
        </w:rPr>
        <w:t>suicide</w:t>
      </w:r>
      <w:r w:rsidR="007645D2">
        <w:t xml:space="preserve"> information </w:t>
      </w:r>
      <w:r w:rsidR="00260389">
        <w:t>(for</w:t>
      </w:r>
      <w:r w:rsidR="007645D2">
        <w:t xml:space="preserve"> which stress </w:t>
      </w:r>
      <w:r w:rsidR="00E216E2">
        <w:t>is a cause</w:t>
      </w:r>
      <w:r w:rsidR="0047484F">
        <w:t xml:space="preserve">, such as </w:t>
      </w:r>
      <w:r w:rsidR="00C747D2">
        <w:t xml:space="preserve">the </w:t>
      </w:r>
      <w:r w:rsidR="0047484F">
        <w:t xml:space="preserve">pressure of life settlement, </w:t>
      </w:r>
      <w:r w:rsidR="00C747D2">
        <w:t xml:space="preserve">the </w:t>
      </w:r>
      <w:r w:rsidR="0047484F">
        <w:t>pressure</w:t>
      </w:r>
      <w:r w:rsidR="00C36FCF">
        <w:t xml:space="preserve"> of higher education</w:t>
      </w:r>
      <w:r w:rsidR="00E216E2">
        <w:t xml:space="preserve">) </w:t>
      </w:r>
      <w:r w:rsidR="00C74C40">
        <w:t xml:space="preserve">are considered. </w:t>
      </w:r>
      <w:r w:rsidR="009875C9">
        <w:t xml:space="preserve">In terms of </w:t>
      </w:r>
      <w:r w:rsidR="00D218EB">
        <w:t>a person's financial stability</w:t>
      </w:r>
      <w:r w:rsidR="009875C9">
        <w:t xml:space="preserve">, </w:t>
      </w:r>
      <w:r w:rsidR="009875C9" w:rsidRPr="00C747D2">
        <w:rPr>
          <w:b/>
          <w:bCs/>
        </w:rPr>
        <w:t>household</w:t>
      </w:r>
      <w:r w:rsidR="009875C9">
        <w:t xml:space="preserve"> </w:t>
      </w:r>
      <w:r w:rsidR="009875C9" w:rsidRPr="00C747D2">
        <w:rPr>
          <w:b/>
          <w:bCs/>
        </w:rPr>
        <w:t>income, expenditure</w:t>
      </w:r>
      <w:r w:rsidR="00D218EB">
        <w:t xml:space="preserve"> </w:t>
      </w:r>
      <w:r w:rsidR="00C8222F">
        <w:t>and concerning the</w:t>
      </w:r>
      <w:r w:rsidR="00336636">
        <w:t xml:space="preserve"> </w:t>
      </w:r>
      <w:r w:rsidR="00A16132">
        <w:t>country</w:t>
      </w:r>
      <w:r w:rsidR="004B3679">
        <w:t>'</w:t>
      </w:r>
      <w:r w:rsidR="00A16132">
        <w:t xml:space="preserve">s </w:t>
      </w:r>
      <w:r w:rsidR="00A16132" w:rsidRPr="00C747D2">
        <w:rPr>
          <w:b/>
          <w:bCs/>
        </w:rPr>
        <w:t>climat</w:t>
      </w:r>
      <w:r w:rsidR="009645F9" w:rsidRPr="00C747D2">
        <w:rPr>
          <w:b/>
          <w:bCs/>
        </w:rPr>
        <w:t>ic conditions</w:t>
      </w:r>
      <w:r w:rsidR="007516B7">
        <w:t>, weather data is added to the list of information to be collected.</w:t>
      </w:r>
      <w:r w:rsidR="00DA4596">
        <w:t xml:space="preserve"> </w:t>
      </w:r>
      <w:r w:rsidR="00E25632">
        <w:t xml:space="preserve">Below is the data collected from WHO, with the relevant GHO indicator </w:t>
      </w:r>
      <w:r w:rsidR="007503FA">
        <w:t xml:space="preserve">in the next column. </w:t>
      </w:r>
    </w:p>
    <w:tbl>
      <w:tblPr>
        <w:tblStyle w:val="GridTable4-Accent3"/>
        <w:tblW w:w="8852" w:type="dxa"/>
        <w:jc w:val="center"/>
        <w:tblLook w:val="04A0" w:firstRow="1" w:lastRow="0" w:firstColumn="1" w:lastColumn="0" w:noHBand="0" w:noVBand="1"/>
      </w:tblPr>
      <w:tblGrid>
        <w:gridCol w:w="829"/>
        <w:gridCol w:w="829"/>
        <w:gridCol w:w="2474"/>
        <w:gridCol w:w="4720"/>
      </w:tblGrid>
      <w:tr w:rsidR="00F97351" w:rsidRPr="00F747E0" w14:paraId="2655FAB4" w14:textId="77777777" w:rsidTr="00F747E0">
        <w:trPr>
          <w:cnfStyle w:val="100000000000" w:firstRow="1" w:lastRow="0" w:firstColumn="0" w:lastColumn="0" w:oddVBand="0" w:evenVBand="0" w:oddHBand="0"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71479055" w14:textId="1C37AC6A" w:rsidR="00584C5D" w:rsidRPr="00F747E0" w:rsidRDefault="00A149F4" w:rsidP="00A149F4">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FROM</w:t>
            </w:r>
          </w:p>
        </w:tc>
        <w:tc>
          <w:tcPr>
            <w:tcW w:w="829" w:type="dxa"/>
            <w:noWrap/>
            <w:hideMark/>
          </w:tcPr>
          <w:p w14:paraId="6178EDE9" w14:textId="4C783346" w:rsidR="00584C5D" w:rsidRPr="00F747E0"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TO</w:t>
            </w:r>
          </w:p>
        </w:tc>
        <w:tc>
          <w:tcPr>
            <w:tcW w:w="2474" w:type="dxa"/>
            <w:noWrap/>
            <w:hideMark/>
          </w:tcPr>
          <w:p w14:paraId="774BE62C" w14:textId="3E7A2F20" w:rsidR="00584C5D" w:rsidRPr="00F747E0"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DATA COLLECTED</w:t>
            </w:r>
          </w:p>
        </w:tc>
        <w:tc>
          <w:tcPr>
            <w:tcW w:w="4720" w:type="dxa"/>
            <w:noWrap/>
            <w:hideMark/>
          </w:tcPr>
          <w:p w14:paraId="35CA20B8" w14:textId="64708A56" w:rsidR="00584C5D" w:rsidRPr="00F747E0"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GHO INDICATOR</w:t>
            </w:r>
          </w:p>
        </w:tc>
      </w:tr>
      <w:tr w:rsidR="00F97351" w:rsidRPr="00F747E0" w14:paraId="3A697D79"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B7F8649"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1975</w:t>
            </w:r>
          </w:p>
        </w:tc>
        <w:tc>
          <w:tcPr>
            <w:tcW w:w="829" w:type="dxa"/>
            <w:noWrap/>
            <w:hideMark/>
          </w:tcPr>
          <w:p w14:paraId="764F6F84"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2016</w:t>
            </w:r>
          </w:p>
        </w:tc>
        <w:tc>
          <w:tcPr>
            <w:tcW w:w="2474" w:type="dxa"/>
            <w:noWrap/>
            <w:hideMark/>
          </w:tcPr>
          <w:p w14:paraId="6076025A"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BMI</w:t>
            </w:r>
          </w:p>
        </w:tc>
        <w:tc>
          <w:tcPr>
            <w:tcW w:w="4720" w:type="dxa"/>
            <w:hideMark/>
          </w:tcPr>
          <w:p w14:paraId="2A452A03" w14:textId="48302ACE"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Mean body mass index trends, age-standardi</w:t>
            </w:r>
            <w:r w:rsidR="00DC0A64" w:rsidRPr="00F747E0">
              <w:rPr>
                <w:rFonts w:eastAsia="Times New Roman" w:cstheme="minorHAnsi"/>
                <w:color w:val="D86422"/>
                <w:sz w:val="16"/>
                <w:szCs w:val="16"/>
                <w:lang w:eastAsia="en-GB"/>
              </w:rPr>
              <w:t>s</w:t>
            </w:r>
            <w:r w:rsidRPr="00F747E0">
              <w:rPr>
                <w:rFonts w:eastAsia="Times New Roman" w:cstheme="minorHAnsi"/>
                <w:color w:val="D86422"/>
                <w:sz w:val="16"/>
                <w:szCs w:val="16"/>
                <w:lang w:eastAsia="en-GB"/>
              </w:rPr>
              <w:t>ed (kg/m²)</w:t>
            </w:r>
          </w:p>
        </w:tc>
      </w:tr>
      <w:tr w:rsidR="00F97351" w:rsidRPr="00F747E0" w14:paraId="24BD2A24"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7BFF5043"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2014</w:t>
            </w:r>
          </w:p>
        </w:tc>
        <w:tc>
          <w:tcPr>
            <w:tcW w:w="829" w:type="dxa"/>
            <w:noWrap/>
            <w:hideMark/>
          </w:tcPr>
          <w:p w14:paraId="0CB71B38"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679BF700"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Child Mortality</w:t>
            </w:r>
          </w:p>
        </w:tc>
        <w:tc>
          <w:tcPr>
            <w:tcW w:w="4720" w:type="dxa"/>
            <w:hideMark/>
          </w:tcPr>
          <w:p w14:paraId="655FBC06" w14:textId="77777777" w:rsidR="00584C5D" w:rsidRPr="00F747E0"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Child mortality levels</w:t>
            </w:r>
          </w:p>
        </w:tc>
      </w:tr>
      <w:tr w:rsidR="00F97351" w:rsidRPr="00F747E0" w14:paraId="563491C3"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08067981"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7B6FF5D8"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2016</w:t>
            </w:r>
          </w:p>
        </w:tc>
        <w:tc>
          <w:tcPr>
            <w:tcW w:w="2474" w:type="dxa"/>
            <w:noWrap/>
            <w:hideMark/>
          </w:tcPr>
          <w:p w14:paraId="11375137"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Child Malnutrition</w:t>
            </w:r>
          </w:p>
        </w:tc>
        <w:tc>
          <w:tcPr>
            <w:tcW w:w="4720" w:type="dxa"/>
            <w:hideMark/>
          </w:tcPr>
          <w:p w14:paraId="12335445" w14:textId="77777777"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Anaemia in children &lt; 5 years</w:t>
            </w:r>
          </w:p>
        </w:tc>
      </w:tr>
      <w:tr w:rsidR="00F97351" w:rsidRPr="00F747E0" w14:paraId="1B593CAB"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9C8D69C"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1960</w:t>
            </w:r>
          </w:p>
        </w:tc>
        <w:tc>
          <w:tcPr>
            <w:tcW w:w="829" w:type="dxa"/>
            <w:noWrap/>
            <w:hideMark/>
          </w:tcPr>
          <w:p w14:paraId="68DDE04F"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2016</w:t>
            </w:r>
          </w:p>
        </w:tc>
        <w:tc>
          <w:tcPr>
            <w:tcW w:w="2474" w:type="dxa"/>
            <w:noWrap/>
            <w:hideMark/>
          </w:tcPr>
          <w:p w14:paraId="22F31509"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Cholera</w:t>
            </w:r>
          </w:p>
        </w:tc>
        <w:tc>
          <w:tcPr>
            <w:tcW w:w="4720" w:type="dxa"/>
            <w:hideMark/>
          </w:tcPr>
          <w:p w14:paraId="627AC80B" w14:textId="77777777" w:rsidR="00584C5D" w:rsidRPr="00F747E0"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Number of reported deaths</w:t>
            </w:r>
          </w:p>
        </w:tc>
      </w:tr>
      <w:tr w:rsidR="00F97351" w:rsidRPr="00F747E0" w14:paraId="30A7A630"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9792A76"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2007</w:t>
            </w:r>
          </w:p>
        </w:tc>
        <w:tc>
          <w:tcPr>
            <w:tcW w:w="829" w:type="dxa"/>
            <w:noWrap/>
            <w:hideMark/>
          </w:tcPr>
          <w:p w14:paraId="485ECF80"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2013</w:t>
            </w:r>
          </w:p>
        </w:tc>
        <w:tc>
          <w:tcPr>
            <w:tcW w:w="2474" w:type="dxa"/>
            <w:noWrap/>
            <w:hideMark/>
          </w:tcPr>
          <w:p w14:paraId="784B4B25"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Essential Medicines</w:t>
            </w:r>
          </w:p>
        </w:tc>
        <w:tc>
          <w:tcPr>
            <w:tcW w:w="4720" w:type="dxa"/>
            <w:hideMark/>
          </w:tcPr>
          <w:p w14:paraId="7B8ECEFC" w14:textId="77777777"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Median availability of selected generic medicines</w:t>
            </w:r>
          </w:p>
        </w:tc>
      </w:tr>
      <w:tr w:rsidR="00F97351" w:rsidRPr="00F747E0" w14:paraId="36DE8598"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2A9F5708"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3DDA8E58"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2009</w:t>
            </w:r>
          </w:p>
        </w:tc>
        <w:tc>
          <w:tcPr>
            <w:tcW w:w="2474" w:type="dxa"/>
            <w:vMerge w:val="restart"/>
            <w:noWrap/>
            <w:hideMark/>
          </w:tcPr>
          <w:p w14:paraId="0493A7E7"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Alcohol Consumption</w:t>
            </w:r>
          </w:p>
        </w:tc>
        <w:tc>
          <w:tcPr>
            <w:tcW w:w="4720" w:type="dxa"/>
            <w:hideMark/>
          </w:tcPr>
          <w:p w14:paraId="2F9D0BE8" w14:textId="77777777" w:rsidR="00584C5D" w:rsidRPr="00F747E0"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Recorded alcohol per capita consumption, 2000-2009</w:t>
            </w:r>
          </w:p>
        </w:tc>
      </w:tr>
      <w:tr w:rsidR="00F97351" w:rsidRPr="00F747E0" w14:paraId="017A1E16"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1B7E88C"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2010</w:t>
            </w:r>
          </w:p>
        </w:tc>
        <w:tc>
          <w:tcPr>
            <w:tcW w:w="829" w:type="dxa"/>
            <w:noWrap/>
            <w:hideMark/>
          </w:tcPr>
          <w:p w14:paraId="5760EB8B"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vMerge/>
            <w:hideMark/>
          </w:tcPr>
          <w:p w14:paraId="3C39258A" w14:textId="77777777"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p>
        </w:tc>
        <w:tc>
          <w:tcPr>
            <w:tcW w:w="4720" w:type="dxa"/>
            <w:hideMark/>
          </w:tcPr>
          <w:p w14:paraId="7761E424" w14:textId="7AE6FA99"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Recorded alcohol per capita consumption from 2010</w:t>
            </w:r>
          </w:p>
        </w:tc>
      </w:tr>
      <w:tr w:rsidR="00F97351" w:rsidRPr="00F747E0" w14:paraId="73985DE5"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4E0DFC6"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01F5881A"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4372EBDE"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HIV</w:t>
            </w:r>
          </w:p>
        </w:tc>
        <w:tc>
          <w:tcPr>
            <w:tcW w:w="4720" w:type="dxa"/>
            <w:hideMark/>
          </w:tcPr>
          <w:p w14:paraId="2ACF73C0" w14:textId="77777777" w:rsidR="00584C5D" w:rsidRPr="00F747E0"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Number of deaths due to HIV/AIDS</w:t>
            </w:r>
          </w:p>
        </w:tc>
      </w:tr>
      <w:tr w:rsidR="00F97351" w:rsidRPr="00F747E0" w14:paraId="16AE220F"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7570F88"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1980</w:t>
            </w:r>
          </w:p>
        </w:tc>
        <w:tc>
          <w:tcPr>
            <w:tcW w:w="829" w:type="dxa"/>
            <w:noWrap/>
            <w:hideMark/>
          </w:tcPr>
          <w:p w14:paraId="21FB9944"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4C339CC5"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BCG</w:t>
            </w:r>
          </w:p>
        </w:tc>
        <w:tc>
          <w:tcPr>
            <w:tcW w:w="4720" w:type="dxa"/>
            <w:hideMark/>
          </w:tcPr>
          <w:p w14:paraId="73120DF3" w14:textId="77777777"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 xml:space="preserve">BCG Immunization coverage </w:t>
            </w:r>
          </w:p>
        </w:tc>
      </w:tr>
      <w:tr w:rsidR="00F97351" w:rsidRPr="00F747E0" w14:paraId="37A42AA7"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15D59D0"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1980</w:t>
            </w:r>
          </w:p>
        </w:tc>
        <w:tc>
          <w:tcPr>
            <w:tcW w:w="829" w:type="dxa"/>
            <w:noWrap/>
            <w:hideMark/>
          </w:tcPr>
          <w:p w14:paraId="654B5B86"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17031127" w14:textId="757CF668" w:rsidR="00584C5D" w:rsidRPr="00F747E0" w:rsidRDefault="00A149F4"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Diphtheria</w:t>
            </w:r>
          </w:p>
        </w:tc>
        <w:tc>
          <w:tcPr>
            <w:tcW w:w="4720" w:type="dxa"/>
            <w:hideMark/>
          </w:tcPr>
          <w:p w14:paraId="6BB5C71A" w14:textId="77777777" w:rsidR="00584C5D" w:rsidRPr="00F747E0"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Diphtheria tetanus toxoid and pertussis (DTP3)</w:t>
            </w:r>
          </w:p>
        </w:tc>
      </w:tr>
      <w:tr w:rsidR="00F97351" w:rsidRPr="00F747E0" w14:paraId="1196D58B"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0052C66"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1989</w:t>
            </w:r>
          </w:p>
        </w:tc>
        <w:tc>
          <w:tcPr>
            <w:tcW w:w="829" w:type="dxa"/>
            <w:noWrap/>
            <w:hideMark/>
          </w:tcPr>
          <w:p w14:paraId="518515D4"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79A33882" w14:textId="3EDAEBF2" w:rsidR="00584C5D" w:rsidRPr="00F747E0" w:rsidRDefault="00A149F4"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Hepatitis</w:t>
            </w:r>
            <w:r w:rsidR="00584C5D" w:rsidRPr="00F747E0">
              <w:rPr>
                <w:rFonts w:eastAsia="Times New Roman" w:cstheme="minorHAnsi"/>
                <w:color w:val="000000"/>
                <w:sz w:val="16"/>
                <w:szCs w:val="16"/>
                <w:lang w:eastAsia="en-GB"/>
              </w:rPr>
              <w:t xml:space="preserve"> B</w:t>
            </w:r>
          </w:p>
        </w:tc>
        <w:tc>
          <w:tcPr>
            <w:tcW w:w="4720" w:type="dxa"/>
            <w:hideMark/>
          </w:tcPr>
          <w:p w14:paraId="05BBD2E9" w14:textId="77777777"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Hepatitis B (HepB3)</w:t>
            </w:r>
          </w:p>
        </w:tc>
      </w:tr>
      <w:tr w:rsidR="00F97351" w:rsidRPr="00F747E0" w14:paraId="7988CCE7"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628ADF01"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049A1B55"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271749EC"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Measles</w:t>
            </w:r>
          </w:p>
        </w:tc>
        <w:tc>
          <w:tcPr>
            <w:tcW w:w="4720" w:type="dxa"/>
            <w:hideMark/>
          </w:tcPr>
          <w:p w14:paraId="437BA57F" w14:textId="77777777" w:rsidR="00584C5D" w:rsidRPr="00F747E0"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Measles, 2nd dose (MCV2)</w:t>
            </w:r>
          </w:p>
        </w:tc>
      </w:tr>
      <w:tr w:rsidR="00F97351" w:rsidRPr="00F747E0" w14:paraId="56D4033B"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029BCF9"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1980</w:t>
            </w:r>
          </w:p>
        </w:tc>
        <w:tc>
          <w:tcPr>
            <w:tcW w:w="829" w:type="dxa"/>
            <w:noWrap/>
            <w:hideMark/>
          </w:tcPr>
          <w:p w14:paraId="2C434418"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2B9829EE"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Polio</w:t>
            </w:r>
          </w:p>
        </w:tc>
        <w:tc>
          <w:tcPr>
            <w:tcW w:w="4720" w:type="dxa"/>
            <w:hideMark/>
          </w:tcPr>
          <w:p w14:paraId="078D67CE" w14:textId="77777777"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Polio (Pol3)</w:t>
            </w:r>
          </w:p>
        </w:tc>
      </w:tr>
      <w:tr w:rsidR="00F97351" w:rsidRPr="00F747E0" w14:paraId="4192DDAD"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E8CCD85"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1AB52E0D"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33B46E2F"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Suicides</w:t>
            </w:r>
          </w:p>
        </w:tc>
        <w:tc>
          <w:tcPr>
            <w:tcW w:w="4720" w:type="dxa"/>
            <w:hideMark/>
          </w:tcPr>
          <w:p w14:paraId="2BF3C32A" w14:textId="77777777" w:rsidR="00584C5D" w:rsidRPr="00F747E0"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Suicide rate estimates, age-standardized</w:t>
            </w:r>
          </w:p>
        </w:tc>
      </w:tr>
      <w:tr w:rsidR="00F97351" w:rsidRPr="00F747E0" w14:paraId="63619822"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A4F1143"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065601E6"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2016</w:t>
            </w:r>
          </w:p>
        </w:tc>
        <w:tc>
          <w:tcPr>
            <w:tcW w:w="2474" w:type="dxa"/>
            <w:noWrap/>
            <w:hideMark/>
          </w:tcPr>
          <w:p w14:paraId="2C937DC4"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Adult Mortality</w:t>
            </w:r>
          </w:p>
        </w:tc>
        <w:tc>
          <w:tcPr>
            <w:tcW w:w="4720" w:type="dxa"/>
            <w:hideMark/>
          </w:tcPr>
          <w:p w14:paraId="314C9E4C" w14:textId="77777777"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Adult mortality</w:t>
            </w:r>
          </w:p>
        </w:tc>
      </w:tr>
      <w:tr w:rsidR="00F97351" w:rsidRPr="00F747E0" w14:paraId="29A14399"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21637FB"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196E53AE"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388CF63B" w14:textId="2E3E5BC7" w:rsidR="00584C5D" w:rsidRPr="00F747E0" w:rsidRDefault="00A149F4"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Non Comm Diseases</w:t>
            </w:r>
          </w:p>
        </w:tc>
        <w:tc>
          <w:tcPr>
            <w:tcW w:w="4720" w:type="dxa"/>
            <w:hideMark/>
          </w:tcPr>
          <w:p w14:paraId="12CEFBDF" w14:textId="77777777" w:rsidR="00584C5D" w:rsidRPr="00F747E0"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Total NCD Mortality</w:t>
            </w:r>
          </w:p>
        </w:tc>
      </w:tr>
      <w:tr w:rsidR="00F97351" w:rsidRPr="00F747E0" w14:paraId="6FD40993"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2AAB1728"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00A41374"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318B0C47" w14:textId="77777777" w:rsidR="00584C5D" w:rsidRPr="00F747E0"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Tuberculosis</w:t>
            </w:r>
          </w:p>
        </w:tc>
        <w:tc>
          <w:tcPr>
            <w:tcW w:w="4720" w:type="dxa"/>
            <w:hideMark/>
          </w:tcPr>
          <w:p w14:paraId="3E62D00B" w14:textId="77777777" w:rsidR="00584C5D" w:rsidRPr="00F747E0"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TB Mortality</w:t>
            </w:r>
          </w:p>
        </w:tc>
      </w:tr>
      <w:tr w:rsidR="00F97351" w:rsidRPr="00F747E0" w14:paraId="191887C1" w14:textId="77777777" w:rsidTr="00F747E0">
        <w:trPr>
          <w:trHeight w:val="195"/>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480512D" w14:textId="77777777" w:rsidR="00584C5D" w:rsidRPr="00F747E0" w:rsidRDefault="00584C5D" w:rsidP="00584C5D">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29" w:type="dxa"/>
            <w:noWrap/>
            <w:hideMark/>
          </w:tcPr>
          <w:p w14:paraId="39B70018"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474" w:type="dxa"/>
            <w:noWrap/>
            <w:hideMark/>
          </w:tcPr>
          <w:p w14:paraId="3C8B5CE7" w14:textId="77777777" w:rsidR="00584C5D" w:rsidRPr="00F747E0"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Env Pollution</w:t>
            </w:r>
          </w:p>
        </w:tc>
        <w:tc>
          <w:tcPr>
            <w:tcW w:w="4720" w:type="dxa"/>
            <w:hideMark/>
          </w:tcPr>
          <w:p w14:paraId="4977EEFF" w14:textId="77777777" w:rsidR="00584C5D" w:rsidRPr="00F747E0" w:rsidRDefault="00584C5D" w:rsidP="00240F3B">
            <w:pPr>
              <w:keepNext/>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Mortality from environmental pollution</w:t>
            </w:r>
          </w:p>
        </w:tc>
      </w:tr>
    </w:tbl>
    <w:p w14:paraId="54A12DCF" w14:textId="1DAD0059" w:rsidR="00240F3B" w:rsidRDefault="00240F3B" w:rsidP="00240F3B">
      <w:pPr>
        <w:pStyle w:val="Caption"/>
        <w:jc w:val="center"/>
      </w:pPr>
      <w:bookmarkStart w:id="168" w:name="_Toc76680292"/>
      <w:r>
        <w:t xml:space="preserve">Table </w:t>
      </w:r>
      <w:fldSimple w:instr=" SEQ Table \* ARABIC ">
        <w:r w:rsidR="00B01AB2">
          <w:rPr>
            <w:noProof/>
          </w:rPr>
          <w:t>2</w:t>
        </w:r>
      </w:fldSimple>
      <w:r>
        <w:t xml:space="preserve"> </w:t>
      </w:r>
      <w:r w:rsidRPr="009B32A2">
        <w:t>Data collected from GHO</w:t>
      </w:r>
      <w:bookmarkEnd w:id="168"/>
    </w:p>
    <w:p w14:paraId="10F32755" w14:textId="77777777" w:rsidR="006E064B" w:rsidRPr="006E064B" w:rsidRDefault="006E064B" w:rsidP="006E064B"/>
    <w:p w14:paraId="75AD875A" w14:textId="560DADE4" w:rsidR="002B3BD8" w:rsidRDefault="00A149F4" w:rsidP="00A149F4">
      <w:pPr>
        <w:jc w:val="both"/>
      </w:pPr>
      <w:r>
        <w:lastRenderedPageBreak/>
        <w:t xml:space="preserve">Data collected from, Our </w:t>
      </w:r>
      <w:r w:rsidR="00DC0A64">
        <w:t>W</w:t>
      </w:r>
      <w:r>
        <w:t xml:space="preserve">orld in Data, OECD and </w:t>
      </w:r>
      <w:r w:rsidR="00C353B3">
        <w:t>Data world bank are as below.</w:t>
      </w:r>
    </w:p>
    <w:tbl>
      <w:tblPr>
        <w:tblStyle w:val="GridTable6Colorful-Accent3"/>
        <w:tblW w:w="9058" w:type="dxa"/>
        <w:tblLook w:val="04A0" w:firstRow="1" w:lastRow="0" w:firstColumn="1" w:lastColumn="0" w:noHBand="0" w:noVBand="1"/>
      </w:tblPr>
      <w:tblGrid>
        <w:gridCol w:w="848"/>
        <w:gridCol w:w="848"/>
        <w:gridCol w:w="2531"/>
        <w:gridCol w:w="4831"/>
      </w:tblGrid>
      <w:tr w:rsidR="00BA0BA9" w:rsidRPr="00F747E0" w14:paraId="2C0D4C71" w14:textId="77777777" w:rsidTr="00F747E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4E703E4B" w14:textId="77777777" w:rsidR="00BA0BA9" w:rsidRPr="00F747E0" w:rsidRDefault="00BA0BA9" w:rsidP="00BA0BA9">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1950</w:t>
            </w:r>
          </w:p>
        </w:tc>
        <w:tc>
          <w:tcPr>
            <w:tcW w:w="848" w:type="dxa"/>
            <w:noWrap/>
            <w:hideMark/>
          </w:tcPr>
          <w:p w14:paraId="4312A2C8" w14:textId="77777777" w:rsidR="00BA0BA9" w:rsidRPr="00F747E0" w:rsidRDefault="00BA0BA9" w:rsidP="00BA0BA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2019</w:t>
            </w:r>
          </w:p>
        </w:tc>
        <w:tc>
          <w:tcPr>
            <w:tcW w:w="2531" w:type="dxa"/>
            <w:noWrap/>
            <w:hideMark/>
          </w:tcPr>
          <w:p w14:paraId="3CFB9CD6" w14:textId="77777777" w:rsidR="00BA0BA9" w:rsidRPr="00F747E0" w:rsidRDefault="00BA0BA9" w:rsidP="00BA0BA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Life expectancy</w:t>
            </w:r>
          </w:p>
        </w:tc>
        <w:tc>
          <w:tcPr>
            <w:tcW w:w="4831" w:type="dxa"/>
            <w:hideMark/>
          </w:tcPr>
          <w:p w14:paraId="1BBC90D7" w14:textId="74A044BF" w:rsidR="00BA0BA9" w:rsidRPr="00F747E0" w:rsidRDefault="00BA0BA9" w:rsidP="00BA0BA9">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D86422"/>
                <w:sz w:val="16"/>
                <w:szCs w:val="16"/>
                <w:lang w:eastAsia="en-GB"/>
              </w:rPr>
            </w:pPr>
            <w:r w:rsidRPr="00F747E0">
              <w:rPr>
                <w:rFonts w:eastAsia="Times New Roman" w:cstheme="minorHAnsi"/>
                <w:b w:val="0"/>
                <w:bCs w:val="0"/>
                <w:color w:val="D86422"/>
                <w:sz w:val="16"/>
                <w:szCs w:val="16"/>
                <w:lang w:eastAsia="en-GB"/>
              </w:rPr>
              <w:t>from our</w:t>
            </w:r>
            <w:r w:rsidR="00DC0A64" w:rsidRPr="00F747E0">
              <w:rPr>
                <w:rFonts w:eastAsia="Times New Roman" w:cstheme="minorHAnsi"/>
                <w:b w:val="0"/>
                <w:bCs w:val="0"/>
                <w:color w:val="D86422"/>
                <w:sz w:val="16"/>
                <w:szCs w:val="16"/>
                <w:lang w:eastAsia="en-GB"/>
              </w:rPr>
              <w:t xml:space="preserve"> </w:t>
            </w:r>
            <w:r w:rsidRPr="00F747E0">
              <w:rPr>
                <w:rFonts w:eastAsia="Times New Roman" w:cstheme="minorHAnsi"/>
                <w:b w:val="0"/>
                <w:bCs w:val="0"/>
                <w:color w:val="D86422"/>
                <w:sz w:val="16"/>
                <w:szCs w:val="16"/>
                <w:lang w:eastAsia="en-GB"/>
              </w:rPr>
              <w:t>world in data website</w:t>
            </w:r>
          </w:p>
        </w:tc>
      </w:tr>
      <w:tr w:rsidR="00BA0BA9" w:rsidRPr="00F747E0" w14:paraId="538737C4"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153A57B5" w14:textId="77777777" w:rsidR="00BA0BA9" w:rsidRPr="00F747E0" w:rsidRDefault="00BA0BA9" w:rsidP="00BA0BA9">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48" w:type="dxa"/>
            <w:noWrap/>
            <w:hideMark/>
          </w:tcPr>
          <w:p w14:paraId="7A436742" w14:textId="77777777" w:rsidR="00BA0BA9" w:rsidRPr="00F747E0"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2019</w:t>
            </w:r>
          </w:p>
        </w:tc>
        <w:tc>
          <w:tcPr>
            <w:tcW w:w="2531" w:type="dxa"/>
            <w:noWrap/>
            <w:hideMark/>
          </w:tcPr>
          <w:p w14:paraId="06DD4B23" w14:textId="77777777" w:rsidR="00BA0BA9" w:rsidRPr="00F747E0"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Population</w:t>
            </w:r>
          </w:p>
        </w:tc>
        <w:tc>
          <w:tcPr>
            <w:tcW w:w="4831" w:type="dxa"/>
            <w:hideMark/>
          </w:tcPr>
          <w:p w14:paraId="72983070" w14:textId="77777777" w:rsidR="00BA0BA9" w:rsidRPr="00F747E0"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Total Population</w:t>
            </w:r>
          </w:p>
        </w:tc>
      </w:tr>
      <w:tr w:rsidR="00BA0BA9" w:rsidRPr="00F747E0" w14:paraId="504D247C"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05733672" w14:textId="77777777" w:rsidR="00BA0BA9" w:rsidRPr="00F747E0" w:rsidRDefault="00BA0BA9" w:rsidP="00BA0BA9">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2014</w:t>
            </w:r>
          </w:p>
        </w:tc>
        <w:tc>
          <w:tcPr>
            <w:tcW w:w="848" w:type="dxa"/>
            <w:noWrap/>
            <w:hideMark/>
          </w:tcPr>
          <w:p w14:paraId="2FFC5788" w14:textId="77777777" w:rsidR="00BA0BA9" w:rsidRPr="00F747E0"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2017</w:t>
            </w:r>
          </w:p>
        </w:tc>
        <w:tc>
          <w:tcPr>
            <w:tcW w:w="2531" w:type="dxa"/>
            <w:noWrap/>
            <w:hideMark/>
          </w:tcPr>
          <w:p w14:paraId="7EB6C502" w14:textId="77777777" w:rsidR="00BA0BA9" w:rsidRPr="00F747E0"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Meat and poultry Consumption</w:t>
            </w:r>
          </w:p>
        </w:tc>
        <w:tc>
          <w:tcPr>
            <w:tcW w:w="4831" w:type="dxa"/>
            <w:hideMark/>
          </w:tcPr>
          <w:p w14:paraId="44B0DE4E" w14:textId="77777777" w:rsidR="00BA0BA9" w:rsidRPr="00F747E0" w:rsidRDefault="00D40618" w:rsidP="00BA0BA9">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hyperlink r:id="rId24" w:history="1">
              <w:r w:rsidR="00BA0BA9" w:rsidRPr="00F747E0">
                <w:rPr>
                  <w:rFonts w:eastAsia="Times New Roman" w:cstheme="minorHAnsi"/>
                  <w:color w:val="D86422"/>
                  <w:sz w:val="16"/>
                  <w:szCs w:val="16"/>
                  <w:lang w:eastAsia="en-GB"/>
                </w:rPr>
                <w:t>Per capita meat consumption by type, 2017</w:t>
              </w:r>
            </w:hyperlink>
          </w:p>
        </w:tc>
      </w:tr>
      <w:tr w:rsidR="00BA0BA9" w:rsidRPr="00F747E0" w14:paraId="7177D542"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3A7D9432" w14:textId="77777777" w:rsidR="00BA0BA9" w:rsidRPr="00F747E0" w:rsidRDefault="00BA0BA9" w:rsidP="00BA0BA9">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1961</w:t>
            </w:r>
          </w:p>
        </w:tc>
        <w:tc>
          <w:tcPr>
            <w:tcW w:w="848" w:type="dxa"/>
            <w:noWrap/>
            <w:hideMark/>
          </w:tcPr>
          <w:p w14:paraId="7EAB1242" w14:textId="77777777" w:rsidR="00BA0BA9" w:rsidRPr="00F747E0"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2017</w:t>
            </w:r>
          </w:p>
        </w:tc>
        <w:tc>
          <w:tcPr>
            <w:tcW w:w="2531" w:type="dxa"/>
            <w:noWrap/>
            <w:hideMark/>
          </w:tcPr>
          <w:p w14:paraId="03E874DA" w14:textId="77777777" w:rsidR="00BA0BA9" w:rsidRPr="00F747E0"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Egg Consumption</w:t>
            </w:r>
          </w:p>
        </w:tc>
        <w:tc>
          <w:tcPr>
            <w:tcW w:w="4831" w:type="dxa"/>
            <w:hideMark/>
          </w:tcPr>
          <w:p w14:paraId="07D780E0" w14:textId="77777777" w:rsidR="00BA0BA9" w:rsidRPr="00F747E0"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per capita egg consumption</w:t>
            </w:r>
          </w:p>
        </w:tc>
      </w:tr>
      <w:tr w:rsidR="00BA0BA9" w:rsidRPr="00F747E0" w14:paraId="76C0D789"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1D3D348C" w14:textId="77777777" w:rsidR="00BA0BA9" w:rsidRPr="00F747E0" w:rsidRDefault="00BA0BA9" w:rsidP="00BA0BA9">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1961</w:t>
            </w:r>
          </w:p>
        </w:tc>
        <w:tc>
          <w:tcPr>
            <w:tcW w:w="848" w:type="dxa"/>
            <w:noWrap/>
            <w:hideMark/>
          </w:tcPr>
          <w:p w14:paraId="5015A42B" w14:textId="77777777" w:rsidR="00BA0BA9" w:rsidRPr="00F747E0"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2017</w:t>
            </w:r>
          </w:p>
        </w:tc>
        <w:tc>
          <w:tcPr>
            <w:tcW w:w="2531" w:type="dxa"/>
            <w:noWrap/>
            <w:hideMark/>
          </w:tcPr>
          <w:p w14:paraId="6947E022" w14:textId="77777777" w:rsidR="00BA0BA9" w:rsidRPr="00F747E0"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milk Consumption</w:t>
            </w:r>
          </w:p>
        </w:tc>
        <w:tc>
          <w:tcPr>
            <w:tcW w:w="4831" w:type="dxa"/>
            <w:hideMark/>
          </w:tcPr>
          <w:p w14:paraId="056E6261" w14:textId="77777777" w:rsidR="00BA0BA9" w:rsidRPr="00F747E0" w:rsidRDefault="00BA0BA9" w:rsidP="00BA0BA9">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per capita milk consumption</w:t>
            </w:r>
          </w:p>
        </w:tc>
      </w:tr>
      <w:tr w:rsidR="00BA0BA9" w:rsidRPr="00F747E0" w14:paraId="72A45098"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5F199ABA" w14:textId="77777777" w:rsidR="00BA0BA9" w:rsidRPr="00F747E0" w:rsidRDefault="00BA0BA9" w:rsidP="00BA0BA9">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48" w:type="dxa"/>
            <w:noWrap/>
            <w:hideMark/>
          </w:tcPr>
          <w:p w14:paraId="7451CA6D" w14:textId="77777777" w:rsidR="00BA0BA9" w:rsidRPr="00F747E0"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2018</w:t>
            </w:r>
          </w:p>
        </w:tc>
        <w:tc>
          <w:tcPr>
            <w:tcW w:w="2531" w:type="dxa"/>
            <w:noWrap/>
            <w:hideMark/>
          </w:tcPr>
          <w:p w14:paraId="00CFB748" w14:textId="77777777" w:rsidR="00BA0BA9" w:rsidRPr="00F747E0"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Medical Expenditure</w:t>
            </w:r>
          </w:p>
        </w:tc>
        <w:tc>
          <w:tcPr>
            <w:tcW w:w="4831" w:type="dxa"/>
            <w:hideMark/>
          </w:tcPr>
          <w:p w14:paraId="3BB6E60D" w14:textId="77777777" w:rsidR="00BA0BA9" w:rsidRPr="00F747E0"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Current health expenditure</w:t>
            </w:r>
          </w:p>
        </w:tc>
      </w:tr>
      <w:tr w:rsidR="00BA0BA9" w:rsidRPr="00F747E0" w14:paraId="2F7E21A0"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24B4D4A7" w14:textId="77777777" w:rsidR="00BA0BA9" w:rsidRPr="00F747E0" w:rsidRDefault="00BA0BA9" w:rsidP="00BA0BA9">
            <w:pPr>
              <w:jc w:val="center"/>
              <w:rPr>
                <w:rFonts w:eastAsia="Times New Roman" w:cstheme="minorHAnsi"/>
                <w:b w:val="0"/>
                <w:bCs w:val="0"/>
                <w:color w:val="000000"/>
                <w:sz w:val="16"/>
                <w:szCs w:val="16"/>
                <w:lang w:eastAsia="en-GB"/>
              </w:rPr>
            </w:pPr>
            <w:r w:rsidRPr="00F747E0">
              <w:rPr>
                <w:rFonts w:eastAsia="Times New Roman" w:cstheme="minorHAnsi"/>
                <w:b w:val="0"/>
                <w:bCs w:val="0"/>
                <w:color w:val="000000"/>
                <w:sz w:val="16"/>
                <w:szCs w:val="16"/>
                <w:lang w:eastAsia="en-GB"/>
              </w:rPr>
              <w:t>2000</w:t>
            </w:r>
          </w:p>
        </w:tc>
        <w:tc>
          <w:tcPr>
            <w:tcW w:w="848" w:type="dxa"/>
            <w:noWrap/>
            <w:hideMark/>
          </w:tcPr>
          <w:p w14:paraId="484EC0D7" w14:textId="77777777" w:rsidR="00BA0BA9" w:rsidRPr="00F747E0"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2018</w:t>
            </w:r>
          </w:p>
        </w:tc>
        <w:tc>
          <w:tcPr>
            <w:tcW w:w="2531" w:type="dxa"/>
            <w:noWrap/>
            <w:hideMark/>
          </w:tcPr>
          <w:p w14:paraId="1048DE76" w14:textId="77777777" w:rsidR="00BA0BA9" w:rsidRPr="00F747E0"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lang w:eastAsia="en-GB"/>
              </w:rPr>
            </w:pPr>
            <w:r w:rsidRPr="00F747E0">
              <w:rPr>
                <w:rFonts w:eastAsia="Times New Roman" w:cstheme="minorHAnsi"/>
                <w:color w:val="000000"/>
                <w:sz w:val="16"/>
                <w:szCs w:val="16"/>
                <w:lang w:eastAsia="en-GB"/>
              </w:rPr>
              <w:t>retirement</w:t>
            </w:r>
          </w:p>
        </w:tc>
        <w:tc>
          <w:tcPr>
            <w:tcW w:w="4831" w:type="dxa"/>
            <w:hideMark/>
          </w:tcPr>
          <w:p w14:paraId="568B0CFD" w14:textId="77777777" w:rsidR="00BA0BA9" w:rsidRPr="00F747E0" w:rsidRDefault="00BA0BA9" w:rsidP="00EA561B">
            <w:pPr>
              <w:keepNext/>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16"/>
                <w:szCs w:val="16"/>
                <w:lang w:eastAsia="en-GB"/>
              </w:rPr>
            </w:pPr>
            <w:r w:rsidRPr="00F747E0">
              <w:rPr>
                <w:rFonts w:eastAsia="Times New Roman" w:cstheme="minorHAnsi"/>
                <w:color w:val="D86422"/>
                <w:sz w:val="16"/>
                <w:szCs w:val="16"/>
                <w:lang w:eastAsia="en-GB"/>
              </w:rPr>
              <w:t>OECD.org</w:t>
            </w:r>
          </w:p>
        </w:tc>
      </w:tr>
    </w:tbl>
    <w:p w14:paraId="69FAE7B5" w14:textId="7C9D1113" w:rsidR="00BA0BA9" w:rsidRDefault="00EA561B" w:rsidP="00EA561B">
      <w:pPr>
        <w:pStyle w:val="Caption"/>
        <w:jc w:val="center"/>
      </w:pPr>
      <w:bookmarkStart w:id="169" w:name="_Toc76680293"/>
      <w:r>
        <w:t xml:space="preserve">Table </w:t>
      </w:r>
      <w:fldSimple w:instr=" SEQ Table \* ARABIC ">
        <w:r w:rsidR="00B01AB2">
          <w:rPr>
            <w:noProof/>
          </w:rPr>
          <w:t>3</w:t>
        </w:r>
      </w:fldSimple>
      <w:r>
        <w:t xml:space="preserve"> Data collected from Oue World in Data, OECD, Data World Bank</w:t>
      </w:r>
      <w:bookmarkEnd w:id="169"/>
    </w:p>
    <w:p w14:paraId="27B50C53" w14:textId="77777777" w:rsidR="006E064B" w:rsidRPr="006E064B" w:rsidRDefault="006E064B" w:rsidP="006E064B"/>
    <w:p w14:paraId="58504F0C" w14:textId="395AE7B8" w:rsidR="00315B04" w:rsidRDefault="00EB00C8" w:rsidP="00A149F4">
      <w:pPr>
        <w:jc w:val="both"/>
      </w:pPr>
      <w:r>
        <w:t xml:space="preserve">Data has been gathered for 215 countries </w:t>
      </w:r>
      <w:r w:rsidR="00DC0A64">
        <w:t>globally,</w:t>
      </w:r>
      <w:r>
        <w:t xml:space="preserve"> and research focuses on the data collected from </w:t>
      </w:r>
      <w:r w:rsidR="00DC0A64">
        <w:t xml:space="preserve">the </w:t>
      </w:r>
      <w:r>
        <w:t>year 2000 t</w:t>
      </w:r>
      <w:r w:rsidR="009E2653">
        <w:t>o</w:t>
      </w:r>
      <w:r>
        <w:t xml:space="preserve"> 201</w:t>
      </w:r>
      <w:r w:rsidR="0062186E">
        <w:t>6</w:t>
      </w:r>
      <w:r w:rsidR="003936C3">
        <w:t xml:space="preserve">. </w:t>
      </w:r>
      <w:r w:rsidR="00315B04">
        <w:t xml:space="preserve">Since the </w:t>
      </w:r>
      <w:r w:rsidR="00DC0A64">
        <w:t xml:space="preserve">features </w:t>
      </w:r>
      <w:r w:rsidR="00315B04">
        <w:t xml:space="preserve">data is not </w:t>
      </w:r>
      <w:r w:rsidR="00626A6E">
        <w:t xml:space="preserve">updated/available </w:t>
      </w:r>
      <w:r w:rsidR="00DC0A64">
        <w:t xml:space="preserve">for all the </w:t>
      </w:r>
      <w:r w:rsidR="00270D88">
        <w:t>countries</w:t>
      </w:r>
      <w:r w:rsidR="00EF16AC">
        <w:t xml:space="preserve"> </w:t>
      </w:r>
      <w:r w:rsidR="00C37AD2">
        <w:t xml:space="preserve">even </w:t>
      </w:r>
      <w:r w:rsidR="00EF16AC">
        <w:t xml:space="preserve">until </w:t>
      </w:r>
      <w:r w:rsidR="002C6F66">
        <w:t>2016</w:t>
      </w:r>
      <w:r w:rsidR="00270D88">
        <w:t>,</w:t>
      </w:r>
      <w:r w:rsidR="00B75892">
        <w:t xml:space="preserve"> o</w:t>
      </w:r>
      <w:r w:rsidR="00B75892" w:rsidRPr="00B75892">
        <w:t>nly the most representative critical factors were chosen from all the categories of health-related factors.</w:t>
      </w:r>
      <w:r w:rsidR="00626A6E">
        <w:t xml:space="preserve"> Below is the list of features ignored</w:t>
      </w:r>
      <w:r w:rsidR="00C37AD2">
        <w:t xml:space="preserve"> because of data unavailability</w:t>
      </w:r>
      <w:r w:rsidR="00EC07CB">
        <w:t>.</w:t>
      </w:r>
    </w:p>
    <w:p w14:paraId="5BE7A6D8" w14:textId="77777777" w:rsidR="00F97351" w:rsidRDefault="00F97351" w:rsidP="00A149F4">
      <w:pPr>
        <w:jc w:val="both"/>
      </w:pPr>
    </w:p>
    <w:tbl>
      <w:tblPr>
        <w:tblStyle w:val="GridTable4-Accent3"/>
        <w:tblW w:w="5160" w:type="dxa"/>
        <w:jc w:val="center"/>
        <w:tblLook w:val="04A0" w:firstRow="1" w:lastRow="0" w:firstColumn="1" w:lastColumn="0" w:noHBand="0" w:noVBand="1"/>
      </w:tblPr>
      <w:tblGrid>
        <w:gridCol w:w="1020"/>
        <w:gridCol w:w="4140"/>
      </w:tblGrid>
      <w:tr w:rsidR="00F97351" w:rsidRPr="00F97351" w14:paraId="22C53ECE" w14:textId="77777777" w:rsidTr="00F97351">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DEA0469" w14:textId="77777777" w:rsidR="00F97351" w:rsidRPr="00F97351" w:rsidRDefault="00F97351" w:rsidP="00F97351">
            <w:pPr>
              <w:rPr>
                <w:rFonts w:ascii="Calibri" w:eastAsia="Times New Roman" w:hAnsi="Calibri" w:cs="Calibri"/>
                <w:color w:val="000000"/>
                <w:lang w:eastAsia="en-GB"/>
              </w:rPr>
            </w:pPr>
            <w:r w:rsidRPr="00F97351">
              <w:rPr>
                <w:rFonts w:ascii="Calibri" w:eastAsia="Times New Roman" w:hAnsi="Calibri" w:cs="Calibri"/>
                <w:color w:val="000000"/>
                <w:lang w:eastAsia="en-GB"/>
              </w:rPr>
              <w:t>INDEX</w:t>
            </w:r>
          </w:p>
        </w:tc>
        <w:tc>
          <w:tcPr>
            <w:tcW w:w="4140" w:type="dxa"/>
            <w:noWrap/>
            <w:hideMark/>
          </w:tcPr>
          <w:p w14:paraId="25B819DF" w14:textId="77777777" w:rsidR="00F97351" w:rsidRPr="00F97351" w:rsidRDefault="00F97351" w:rsidP="00F9735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FEATURES</w:t>
            </w:r>
          </w:p>
        </w:tc>
      </w:tr>
      <w:tr w:rsidR="00F97351" w:rsidRPr="00F97351" w14:paraId="524B33A9"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407208F"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w:t>
            </w:r>
          </w:p>
        </w:tc>
        <w:tc>
          <w:tcPr>
            <w:tcW w:w="4140" w:type="dxa"/>
            <w:hideMark/>
          </w:tcPr>
          <w:p w14:paraId="2078B883"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Happiness rank of the country </w:t>
            </w:r>
          </w:p>
        </w:tc>
      </w:tr>
      <w:tr w:rsidR="00F97351" w:rsidRPr="00F97351" w14:paraId="4018F6C7"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A09AB78"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2</w:t>
            </w:r>
          </w:p>
        </w:tc>
        <w:tc>
          <w:tcPr>
            <w:tcW w:w="4140" w:type="dxa"/>
            <w:hideMark/>
          </w:tcPr>
          <w:p w14:paraId="5003E299"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Household income </w:t>
            </w:r>
          </w:p>
        </w:tc>
      </w:tr>
      <w:tr w:rsidR="00F97351" w:rsidRPr="00F97351" w14:paraId="0EBF4C80"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8BFF90D"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3</w:t>
            </w:r>
          </w:p>
        </w:tc>
        <w:tc>
          <w:tcPr>
            <w:tcW w:w="4140" w:type="dxa"/>
            <w:hideMark/>
          </w:tcPr>
          <w:p w14:paraId="17C22983"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Household Expenditure </w:t>
            </w:r>
          </w:p>
        </w:tc>
      </w:tr>
      <w:tr w:rsidR="00F97351" w:rsidRPr="00F97351" w14:paraId="589EB7D0"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BE69008"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4</w:t>
            </w:r>
          </w:p>
        </w:tc>
        <w:tc>
          <w:tcPr>
            <w:tcW w:w="4140" w:type="dxa"/>
            <w:hideMark/>
          </w:tcPr>
          <w:p w14:paraId="37307253"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theme="minorHAnsi"/>
                <w:color w:val="000000"/>
                <w:lang w:eastAsia="en-GB"/>
              </w:rPr>
              <w:t>Literacy Rate</w:t>
            </w:r>
          </w:p>
        </w:tc>
      </w:tr>
      <w:tr w:rsidR="00F97351" w:rsidRPr="00F97351" w14:paraId="787329E6"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BFE8259"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5</w:t>
            </w:r>
          </w:p>
        </w:tc>
        <w:tc>
          <w:tcPr>
            <w:tcW w:w="4140" w:type="dxa"/>
            <w:hideMark/>
          </w:tcPr>
          <w:p w14:paraId="4DDB7DBA"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theme="minorHAnsi"/>
                <w:color w:val="000000"/>
                <w:lang w:eastAsia="en-GB"/>
              </w:rPr>
              <w:t>Schooling</w:t>
            </w:r>
          </w:p>
        </w:tc>
      </w:tr>
      <w:tr w:rsidR="00F97351" w:rsidRPr="00F97351" w14:paraId="35AF03BF"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51B5AE2"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6</w:t>
            </w:r>
          </w:p>
        </w:tc>
        <w:tc>
          <w:tcPr>
            <w:tcW w:w="4140" w:type="dxa"/>
            <w:hideMark/>
          </w:tcPr>
          <w:p w14:paraId="357A7388"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Smoking /Tobacco Consumption</w:t>
            </w:r>
          </w:p>
        </w:tc>
      </w:tr>
      <w:tr w:rsidR="00F97351" w:rsidRPr="00F97351" w14:paraId="2C3CC2E3"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62F79FA"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7</w:t>
            </w:r>
          </w:p>
        </w:tc>
        <w:tc>
          <w:tcPr>
            <w:tcW w:w="4140" w:type="dxa"/>
            <w:hideMark/>
          </w:tcPr>
          <w:p w14:paraId="36671927"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Vegetarian Food Consumption</w:t>
            </w:r>
          </w:p>
        </w:tc>
      </w:tr>
      <w:tr w:rsidR="00F97351" w:rsidRPr="00F97351" w14:paraId="1817737D"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20D5083"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8</w:t>
            </w:r>
          </w:p>
        </w:tc>
        <w:tc>
          <w:tcPr>
            <w:tcW w:w="4140" w:type="dxa"/>
            <w:hideMark/>
          </w:tcPr>
          <w:p w14:paraId="43D68775"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Genes/DNA</w:t>
            </w:r>
          </w:p>
        </w:tc>
      </w:tr>
      <w:tr w:rsidR="00F97351" w:rsidRPr="00F97351" w14:paraId="6A08CEF2"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6B65009"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9</w:t>
            </w:r>
          </w:p>
        </w:tc>
        <w:tc>
          <w:tcPr>
            <w:tcW w:w="4140" w:type="dxa"/>
            <w:hideMark/>
          </w:tcPr>
          <w:p w14:paraId="2B294A01" w14:textId="2204333F" w:rsidR="00F97351" w:rsidRPr="00F97351" w:rsidRDefault="00E25177"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Hygiene</w:t>
            </w:r>
          </w:p>
        </w:tc>
      </w:tr>
      <w:tr w:rsidR="00F97351" w:rsidRPr="00F97351" w14:paraId="6A51C281"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EF7F7CC"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10</w:t>
            </w:r>
          </w:p>
        </w:tc>
        <w:tc>
          <w:tcPr>
            <w:tcW w:w="4140" w:type="dxa"/>
            <w:hideMark/>
          </w:tcPr>
          <w:p w14:paraId="39EA3DCD"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Sanitation</w:t>
            </w:r>
          </w:p>
        </w:tc>
      </w:tr>
      <w:tr w:rsidR="00F97351" w:rsidRPr="00F97351" w14:paraId="23AA77A1"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D9FB151"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11</w:t>
            </w:r>
          </w:p>
        </w:tc>
        <w:tc>
          <w:tcPr>
            <w:tcW w:w="4140" w:type="dxa"/>
            <w:hideMark/>
          </w:tcPr>
          <w:p w14:paraId="52626430"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Stress in general</w:t>
            </w:r>
          </w:p>
        </w:tc>
      </w:tr>
      <w:tr w:rsidR="00F97351" w:rsidRPr="00F97351" w14:paraId="2E5761E3"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DBC2E6F"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12</w:t>
            </w:r>
          </w:p>
        </w:tc>
        <w:tc>
          <w:tcPr>
            <w:tcW w:w="4140" w:type="dxa"/>
            <w:hideMark/>
          </w:tcPr>
          <w:p w14:paraId="174E3517"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Pressure - of life settlement </w:t>
            </w:r>
          </w:p>
        </w:tc>
      </w:tr>
      <w:tr w:rsidR="00F97351" w:rsidRPr="00F97351" w14:paraId="6A1AF860"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9531396"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13</w:t>
            </w:r>
          </w:p>
        </w:tc>
        <w:tc>
          <w:tcPr>
            <w:tcW w:w="4140" w:type="dxa"/>
            <w:hideMark/>
          </w:tcPr>
          <w:p w14:paraId="33233E54"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Pressure - of higher Education  </w:t>
            </w:r>
          </w:p>
        </w:tc>
      </w:tr>
      <w:tr w:rsidR="001D3DD9" w:rsidRPr="00F97351" w14:paraId="7CC89162"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tcPr>
          <w:p w14:paraId="339429E7" w14:textId="49681747" w:rsidR="001D3DD9" w:rsidRPr="00F97351" w:rsidRDefault="001D3DD9" w:rsidP="00F97351">
            <w:pPr>
              <w:jc w:val="center"/>
              <w:rPr>
                <w:rFonts w:ascii="Calibri" w:eastAsia="Times New Roman" w:hAnsi="Calibri" w:cs="Calibri"/>
                <w:color w:val="000000"/>
                <w:lang w:eastAsia="en-GB"/>
              </w:rPr>
            </w:pPr>
            <w:r>
              <w:rPr>
                <w:rFonts w:ascii="Calibri" w:eastAsia="Times New Roman" w:hAnsi="Calibri" w:cs="Calibri"/>
                <w:color w:val="000000"/>
                <w:lang w:eastAsia="en-GB"/>
              </w:rPr>
              <w:t>14</w:t>
            </w:r>
          </w:p>
        </w:tc>
        <w:tc>
          <w:tcPr>
            <w:tcW w:w="4140" w:type="dxa"/>
          </w:tcPr>
          <w:p w14:paraId="56184980" w14:textId="2BE500E8" w:rsidR="001D3DD9" w:rsidRPr="00F97351" w:rsidRDefault="001D3DD9" w:rsidP="00B01AB2">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Essential Medicine</w:t>
            </w:r>
          </w:p>
        </w:tc>
      </w:tr>
    </w:tbl>
    <w:p w14:paraId="1D52D9F8" w14:textId="78A8882B" w:rsidR="00D3539E" w:rsidRDefault="00B01AB2" w:rsidP="00B01AB2">
      <w:pPr>
        <w:pStyle w:val="Caption"/>
        <w:jc w:val="center"/>
      </w:pPr>
      <w:bookmarkStart w:id="170" w:name="_Toc76680294"/>
      <w:r>
        <w:t xml:space="preserve">Table </w:t>
      </w:r>
      <w:fldSimple w:instr=" SEQ Table \* ARABIC ">
        <w:r>
          <w:rPr>
            <w:noProof/>
          </w:rPr>
          <w:t>4</w:t>
        </w:r>
      </w:fldSimple>
      <w:r>
        <w:t xml:space="preserve"> Selected Features for research</w:t>
      </w:r>
      <w:bookmarkEnd w:id="170"/>
    </w:p>
    <w:p w14:paraId="747CD147" w14:textId="77777777" w:rsidR="00217035" w:rsidRPr="00217035" w:rsidRDefault="00217035" w:rsidP="00217035"/>
    <w:p w14:paraId="60F7B3A0" w14:textId="34576C5D" w:rsidR="002B3DFB" w:rsidRDefault="004D7252" w:rsidP="00A149F4">
      <w:pPr>
        <w:jc w:val="both"/>
      </w:pPr>
      <w:r w:rsidRPr="004D7252">
        <w:t>The several data files have been combined into a single dataset. A brief observation revealed some missing numbers</w:t>
      </w:r>
      <w:r w:rsidR="009E2653">
        <w:t xml:space="preserve"> in the data</w:t>
      </w:r>
      <w:r w:rsidRPr="004D7252">
        <w:t xml:space="preserve">. We </w:t>
      </w:r>
      <w:r w:rsidR="009E2653">
        <w:t xml:space="preserve">further </w:t>
      </w:r>
      <w:r w:rsidRPr="004D7252">
        <w:t>noticed no obvious problems because the datasets originated from WHO.</w:t>
      </w:r>
      <w:r>
        <w:t xml:space="preserve"> </w:t>
      </w:r>
      <w:r w:rsidR="007B0FE7">
        <w:t>The collected dat</w:t>
      </w:r>
      <w:r w:rsidR="00197B80">
        <w:t xml:space="preserve">a files </w:t>
      </w:r>
      <w:r w:rsidR="00451BEF">
        <w:t>have</w:t>
      </w:r>
      <w:r w:rsidR="00197B80">
        <w:t xml:space="preserve"> been </w:t>
      </w:r>
      <w:r w:rsidR="00BB1046">
        <w:t xml:space="preserve">initially </w:t>
      </w:r>
      <w:r w:rsidR="00A135D6">
        <w:t>pre-processed</w:t>
      </w:r>
      <w:r w:rsidR="00BB1046">
        <w:t xml:space="preserve"> and merged using </w:t>
      </w:r>
      <w:r w:rsidR="00B9042A">
        <w:t>P</w:t>
      </w:r>
      <w:r w:rsidR="00A135D6">
        <w:t>ower</w:t>
      </w:r>
      <w:r w:rsidR="00BB1046">
        <w:t xml:space="preserve"> </w:t>
      </w:r>
      <w:r w:rsidR="00A135D6">
        <w:t>BI</w:t>
      </w:r>
      <w:r w:rsidR="00B9042A">
        <w:t>,</w:t>
      </w:r>
      <w:r w:rsidR="00A135D6">
        <w:t xml:space="preserve"> </w:t>
      </w:r>
      <w:r w:rsidR="00BB1046">
        <w:t xml:space="preserve">and the dataset has been exported </w:t>
      </w:r>
      <w:r w:rsidR="00A135D6">
        <w:t xml:space="preserve">from Microsoft Power BI. </w:t>
      </w:r>
      <w:r w:rsidR="00E47914">
        <w:t xml:space="preserve"> The data model </w:t>
      </w:r>
      <w:r w:rsidR="00A52C7D">
        <w:t xml:space="preserve">follows star schema </w:t>
      </w:r>
      <w:r w:rsidR="00762A20">
        <w:t xml:space="preserve">with </w:t>
      </w:r>
      <w:r w:rsidR="00881C0E">
        <w:t>one-one and one-many</w:t>
      </w:r>
      <w:r w:rsidR="00762A20">
        <w:t xml:space="preserve"> relationships</w:t>
      </w:r>
      <w:r w:rsidR="006B22A4">
        <w:t xml:space="preserve">. </w:t>
      </w:r>
      <w:r w:rsidR="00D3539E">
        <w:t>T</w:t>
      </w:r>
      <w:r w:rsidR="00E47914">
        <w:t xml:space="preserve">he </w:t>
      </w:r>
      <w:r w:rsidR="002573CC">
        <w:t xml:space="preserve">data table from </w:t>
      </w:r>
      <w:r w:rsidR="00C37AD2">
        <w:t>power BI software is</w:t>
      </w:r>
      <w:r w:rsidR="002573CC">
        <w:t xml:space="preserve"> as shown below. </w:t>
      </w:r>
    </w:p>
    <w:p w14:paraId="76467139" w14:textId="77777777" w:rsidR="00217035" w:rsidRDefault="00BB6D19" w:rsidP="00217035">
      <w:pPr>
        <w:keepNext/>
        <w:jc w:val="center"/>
      </w:pPr>
      <w:r>
        <w:lastRenderedPageBreak/>
        <w:t>`</w:t>
      </w:r>
      <w:r w:rsidR="00A87491" w:rsidRPr="00A87491">
        <w:rPr>
          <w:noProof/>
        </w:rPr>
        <w:drawing>
          <wp:inline distT="0" distB="0" distL="0" distR="0" wp14:anchorId="7307AC9A" wp14:editId="4F42889A">
            <wp:extent cx="5757681" cy="39116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5"/>
                    <a:stretch>
                      <a:fillRect/>
                    </a:stretch>
                  </pic:blipFill>
                  <pic:spPr>
                    <a:xfrm>
                      <a:off x="0" y="0"/>
                      <a:ext cx="5767594" cy="3918335"/>
                    </a:xfrm>
                    <a:prstGeom prst="rect">
                      <a:avLst/>
                    </a:prstGeom>
                  </pic:spPr>
                </pic:pic>
              </a:graphicData>
            </a:graphic>
          </wp:inline>
        </w:drawing>
      </w:r>
    </w:p>
    <w:p w14:paraId="316C918C" w14:textId="7BBBBF63" w:rsidR="00A87491" w:rsidRDefault="00217035" w:rsidP="00217035">
      <w:pPr>
        <w:pStyle w:val="Caption"/>
        <w:jc w:val="center"/>
      </w:pPr>
      <w:bookmarkStart w:id="171" w:name="_Toc76680600"/>
      <w:r>
        <w:t xml:space="preserve">Figure </w:t>
      </w:r>
      <w:fldSimple w:instr=" SEQ Figure \* ARABIC ">
        <w:r w:rsidR="00AC21CD">
          <w:rPr>
            <w:noProof/>
          </w:rPr>
          <w:t>2</w:t>
        </w:r>
      </w:fldSimple>
      <w:r>
        <w:t xml:space="preserve"> Preview of Consolidated data</w:t>
      </w:r>
      <w:bookmarkEnd w:id="171"/>
    </w:p>
    <w:p w14:paraId="7AAE5379" w14:textId="77777777" w:rsidR="00D3539E" w:rsidRDefault="00D3539E" w:rsidP="00D74A7F">
      <w:pPr>
        <w:jc w:val="center"/>
      </w:pPr>
    </w:p>
    <w:p w14:paraId="61E8E6C5" w14:textId="77777777" w:rsidR="00F17A70" w:rsidRPr="00EF16AC" w:rsidRDefault="00F17A70" w:rsidP="003D786A">
      <w:pPr>
        <w:pStyle w:val="Heading2"/>
      </w:pPr>
      <w:r w:rsidRPr="00EF16AC">
        <w:t xml:space="preserve">Dataset Description </w:t>
      </w:r>
    </w:p>
    <w:p w14:paraId="428F6BCD" w14:textId="24450EAE" w:rsidR="00D74A7F" w:rsidRDefault="00DA6772" w:rsidP="00A149F4">
      <w:pPr>
        <w:jc w:val="both"/>
      </w:pPr>
      <w:commentRangeStart w:id="172"/>
      <w:r>
        <w:t>In this research</w:t>
      </w:r>
      <w:r w:rsidR="00B9042A">
        <w:t>,</w:t>
      </w:r>
      <w:r>
        <w:t xml:space="preserve"> </w:t>
      </w:r>
      <w:commentRangeEnd w:id="172"/>
      <w:r w:rsidR="00904283">
        <w:rPr>
          <w:rStyle w:val="CommentReference"/>
        </w:rPr>
        <w:commentReference w:id="172"/>
      </w:r>
      <w:r>
        <w:t xml:space="preserve">we intend to collect the data </w:t>
      </w:r>
      <w:r w:rsidR="00C37AD2">
        <w:t>until 2020, bu</w:t>
      </w:r>
      <w:r w:rsidR="00361833">
        <w:t>t</w:t>
      </w:r>
      <w:r w:rsidR="00D64BD6">
        <w:t xml:space="preserve"> </w:t>
      </w:r>
      <w:r w:rsidR="00AD3C78">
        <w:t xml:space="preserve">the data has been </w:t>
      </w:r>
      <w:r w:rsidR="00D64BD6">
        <w:t xml:space="preserve">available only </w:t>
      </w:r>
      <w:r w:rsidR="00B9042A">
        <w:t>until 2019</w:t>
      </w:r>
      <w:r w:rsidR="00851825">
        <w:t xml:space="preserve">, </w:t>
      </w:r>
      <w:r w:rsidR="00B9042A">
        <w:t xml:space="preserve">except for dietary consumption and BMI, </w:t>
      </w:r>
      <w:r w:rsidR="00851825">
        <w:t xml:space="preserve">which are </w:t>
      </w:r>
      <w:r w:rsidR="00B9042A">
        <w:t>available until 2017 and 2016</w:t>
      </w:r>
      <w:r w:rsidR="00C43414">
        <w:t>. Hence</w:t>
      </w:r>
      <w:r w:rsidR="00B9042A">
        <w:t>, to analyse the accurate data without imputing or deleting the data, we have considered the data from 2000 to 2016,</w:t>
      </w:r>
      <w:r w:rsidR="0097281F">
        <w:t xml:space="preserve"> a span of 1</w:t>
      </w:r>
      <w:r w:rsidR="008B0515">
        <w:t>6</w:t>
      </w:r>
      <w:r w:rsidR="0097281F">
        <w:t xml:space="preserve"> years.</w:t>
      </w:r>
      <w:r w:rsidR="00A62BE4">
        <w:t xml:space="preserve"> The collected raw data consists of </w:t>
      </w:r>
      <w:r w:rsidR="00335C91">
        <w:t xml:space="preserve">2856 rows and 30 columns. The overview of </w:t>
      </w:r>
      <w:r w:rsidR="00B9042A">
        <w:t xml:space="preserve">the </w:t>
      </w:r>
      <w:r w:rsidR="00335C91">
        <w:t>dataset is presented below.</w:t>
      </w:r>
      <w:r w:rsidR="0097281F">
        <w:t xml:space="preserve"> </w:t>
      </w:r>
    </w:p>
    <w:p w14:paraId="241369E3" w14:textId="77777777" w:rsidR="00F9090A" w:rsidRDefault="00D74A7F" w:rsidP="00F9090A">
      <w:pPr>
        <w:keepNext/>
        <w:jc w:val="both"/>
      </w:pPr>
      <w:r w:rsidRPr="007B2190">
        <w:rPr>
          <w:noProof/>
        </w:rPr>
        <w:drawing>
          <wp:inline distT="0" distB="0" distL="0" distR="0" wp14:anchorId="2E5A2B33" wp14:editId="0EF616B6">
            <wp:extent cx="5731510" cy="1988820"/>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6"/>
                    <a:stretch>
                      <a:fillRect/>
                    </a:stretch>
                  </pic:blipFill>
                  <pic:spPr>
                    <a:xfrm>
                      <a:off x="0" y="0"/>
                      <a:ext cx="5731510" cy="1988820"/>
                    </a:xfrm>
                    <a:prstGeom prst="rect">
                      <a:avLst/>
                    </a:prstGeom>
                  </pic:spPr>
                </pic:pic>
              </a:graphicData>
            </a:graphic>
          </wp:inline>
        </w:drawing>
      </w:r>
    </w:p>
    <w:p w14:paraId="52F8B75E" w14:textId="5DD15866" w:rsidR="002573CC" w:rsidRDefault="00F9090A" w:rsidP="00F9090A">
      <w:pPr>
        <w:pStyle w:val="Caption"/>
        <w:jc w:val="center"/>
      </w:pPr>
      <w:bookmarkStart w:id="173" w:name="_Toc76680601"/>
      <w:r>
        <w:t xml:space="preserve">Figure </w:t>
      </w:r>
      <w:fldSimple w:instr=" SEQ Figure \* ARABIC ">
        <w:r w:rsidR="00AC21CD">
          <w:rPr>
            <w:noProof/>
          </w:rPr>
          <w:t>3</w:t>
        </w:r>
      </w:fldSimple>
      <w:r>
        <w:t xml:space="preserve"> Overview of Raw Data</w:t>
      </w:r>
      <w:bookmarkEnd w:id="173"/>
    </w:p>
    <w:p w14:paraId="07D93B65" w14:textId="75AA252C" w:rsidR="001B56A0" w:rsidRPr="000E394F" w:rsidRDefault="00516DE2" w:rsidP="000E394F">
      <w:pPr>
        <w:pStyle w:val="Heading1"/>
      </w:pPr>
      <w:bookmarkStart w:id="174" w:name="_Toc75610709"/>
      <w:bookmarkStart w:id="175" w:name="_Toc76680639"/>
      <w:r w:rsidRPr="000E394F">
        <w:lastRenderedPageBreak/>
        <w:t>Exploratory Analysis,</w:t>
      </w:r>
      <w:r w:rsidR="00872659" w:rsidRPr="000E394F">
        <w:t xml:space="preserve"> Design</w:t>
      </w:r>
      <w:r w:rsidR="6FB4D9FA" w:rsidRPr="000E394F">
        <w:t>,</w:t>
      </w:r>
      <w:r w:rsidR="00872659" w:rsidRPr="000E394F">
        <w:t xml:space="preserve"> and Implementation</w:t>
      </w:r>
      <w:bookmarkEnd w:id="174"/>
      <w:bookmarkEnd w:id="175"/>
      <w:r w:rsidR="00872659" w:rsidRPr="000E394F">
        <w:t xml:space="preserve"> </w:t>
      </w:r>
    </w:p>
    <w:p w14:paraId="7D3A4E35" w14:textId="4AB1B183" w:rsidR="00813892" w:rsidRPr="00813892" w:rsidRDefault="00002A55" w:rsidP="00F87735">
      <w:pPr>
        <w:ind w:firstLine="720"/>
      </w:pPr>
      <w:r>
        <w:t xml:space="preserve">The collected raw data set has been analysed using Jupyter notebook </w:t>
      </w:r>
      <w:r w:rsidR="009C195D">
        <w:t>and python programming. The</w:t>
      </w:r>
      <w:r w:rsidR="000017E2">
        <w:t xml:space="preserve"> values in the dataset </w:t>
      </w:r>
      <w:r w:rsidR="003D7EB5">
        <w:t>have null and missing values.</w:t>
      </w:r>
      <w:r w:rsidR="002B25CB">
        <w:t xml:space="preserve"> </w:t>
      </w:r>
    </w:p>
    <w:p w14:paraId="73DC3F11" w14:textId="052241D3" w:rsidR="00970C03" w:rsidRPr="00970C03" w:rsidRDefault="00B22EF8" w:rsidP="00970C03">
      <w:r w:rsidRPr="00B22EF8">
        <w:rPr>
          <w:noProof/>
        </w:rPr>
        <w:drawing>
          <wp:inline distT="0" distB="0" distL="0" distR="0" wp14:anchorId="0E43F0DB" wp14:editId="40142920">
            <wp:extent cx="5731510" cy="506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095"/>
                    </a:xfrm>
                    <a:prstGeom prst="rect">
                      <a:avLst/>
                    </a:prstGeom>
                  </pic:spPr>
                </pic:pic>
              </a:graphicData>
            </a:graphic>
          </wp:inline>
        </w:drawing>
      </w:r>
    </w:p>
    <w:p w14:paraId="2F922F16" w14:textId="77777777" w:rsidR="00F9090A" w:rsidRDefault="009D6C36" w:rsidP="00F9090A">
      <w:pPr>
        <w:keepNext/>
        <w:jc w:val="center"/>
      </w:pPr>
      <w:r w:rsidRPr="00D74A7F">
        <w:rPr>
          <w:noProof/>
        </w:rPr>
        <w:drawing>
          <wp:inline distT="0" distB="0" distL="0" distR="0" wp14:anchorId="273AD6C6" wp14:editId="3113A6AA">
            <wp:extent cx="2219960" cy="3525967"/>
            <wp:effectExtent l="0" t="0" r="889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2229527" cy="3541163"/>
                    </a:xfrm>
                    <a:prstGeom prst="rect">
                      <a:avLst/>
                    </a:prstGeom>
                  </pic:spPr>
                </pic:pic>
              </a:graphicData>
            </a:graphic>
          </wp:inline>
        </w:drawing>
      </w:r>
    </w:p>
    <w:p w14:paraId="08AD0AA0" w14:textId="40576AEC" w:rsidR="009D6C36" w:rsidRDefault="00F9090A" w:rsidP="00F9090A">
      <w:pPr>
        <w:pStyle w:val="Caption"/>
        <w:jc w:val="center"/>
      </w:pPr>
      <w:bookmarkStart w:id="176" w:name="_Toc76680602"/>
      <w:r>
        <w:t xml:space="preserve">Figure </w:t>
      </w:r>
      <w:fldSimple w:instr=" SEQ Figure \* ARABIC ">
        <w:r w:rsidR="00AC21CD">
          <w:rPr>
            <w:noProof/>
          </w:rPr>
          <w:t>4</w:t>
        </w:r>
      </w:fldSimple>
      <w:r>
        <w:t xml:space="preserve"> Data size and </w:t>
      </w:r>
      <w:r w:rsidR="001D34B3">
        <w:t xml:space="preserve">data </w:t>
      </w:r>
      <w:proofErr w:type="gramStart"/>
      <w:r w:rsidR="001D34B3">
        <w:t>types</w:t>
      </w:r>
      <w:proofErr w:type="gramEnd"/>
      <w:r w:rsidR="001D34B3">
        <w:t xml:space="preserve"> </w:t>
      </w:r>
      <w:r>
        <w:t>information</w:t>
      </w:r>
      <w:bookmarkEnd w:id="176"/>
    </w:p>
    <w:p w14:paraId="2E28E0F1" w14:textId="77777777" w:rsidR="00B22EF8" w:rsidRPr="00744BA2" w:rsidRDefault="00B22EF8" w:rsidP="00744BA2"/>
    <w:p w14:paraId="2D51E444" w14:textId="2AF81C92" w:rsidR="00872659" w:rsidRDefault="00A15DF4" w:rsidP="003D786A">
      <w:pPr>
        <w:pStyle w:val="Heading2"/>
      </w:pPr>
      <w:r>
        <w:t>EDA</w:t>
      </w:r>
      <w:r w:rsidR="000F0A82">
        <w:t xml:space="preserve"> </w:t>
      </w:r>
      <w:r w:rsidR="00F8438A">
        <w:t>and Design</w:t>
      </w:r>
    </w:p>
    <w:p w14:paraId="4474D501" w14:textId="0945561B" w:rsidR="00093A0A" w:rsidRDefault="001713DA" w:rsidP="005015D7">
      <w:pPr>
        <w:ind w:firstLine="720"/>
        <w:jc w:val="both"/>
      </w:pPr>
      <w:commentRangeStart w:id="177"/>
      <w:r>
        <w:t xml:space="preserve">The dataset </w:t>
      </w:r>
      <w:commentRangeEnd w:id="177"/>
      <w:r w:rsidR="005015D7">
        <w:rPr>
          <w:rStyle w:val="CommentReference"/>
        </w:rPr>
        <w:commentReference w:id="177"/>
      </w:r>
      <w:r>
        <w:t xml:space="preserve">consists of 30 variables, </w:t>
      </w:r>
      <w:r w:rsidR="008961F1">
        <w:t>one categorical variable</w:t>
      </w:r>
      <w:r w:rsidR="00B9042A">
        <w:t>,</w:t>
      </w:r>
      <w:r w:rsidR="008961F1">
        <w:t xml:space="preserve"> </w:t>
      </w:r>
      <w:r w:rsidR="0013239D">
        <w:t>"</w:t>
      </w:r>
      <w:r w:rsidR="008961F1">
        <w:t>Country</w:t>
      </w:r>
      <w:r w:rsidR="0013239D">
        <w:t>"</w:t>
      </w:r>
      <w:r w:rsidR="008961F1">
        <w:t>, one time</w:t>
      </w:r>
      <w:r w:rsidR="00B9042A">
        <w:t>-</w:t>
      </w:r>
      <w:r w:rsidR="008961F1">
        <w:t xml:space="preserve">series variable </w:t>
      </w:r>
      <w:r w:rsidR="0013239D">
        <w:t>"</w:t>
      </w:r>
      <w:r w:rsidR="008961F1">
        <w:t>year</w:t>
      </w:r>
      <w:r w:rsidR="0013239D">
        <w:t>"</w:t>
      </w:r>
      <w:r w:rsidR="00B9042A">
        <w:t>,</w:t>
      </w:r>
      <w:r w:rsidR="008961F1">
        <w:t xml:space="preserve"> and 28 numer</w:t>
      </w:r>
      <w:r w:rsidR="00A621E8">
        <w:t>ic variables.</w:t>
      </w:r>
      <w:r w:rsidR="00C62A2A">
        <w:t xml:space="preserve"> </w:t>
      </w:r>
      <w:r w:rsidR="008F6BF2">
        <w:t xml:space="preserve"> The data mostly looks accurate with initial observations </w:t>
      </w:r>
      <w:r w:rsidR="000E296F">
        <w:t xml:space="preserve">but not complete as there are </w:t>
      </w:r>
      <w:r w:rsidR="008F6BF2">
        <w:t>some null and missing values</w:t>
      </w:r>
      <w:r w:rsidR="0034264B">
        <w:t xml:space="preserve"> in </w:t>
      </w:r>
      <w:r w:rsidR="0013239D">
        <w:t>"</w:t>
      </w:r>
      <w:r w:rsidR="0034264B">
        <w:t>C</w:t>
      </w:r>
      <w:r w:rsidR="002D23A9">
        <w:t>holera</w:t>
      </w:r>
      <w:r w:rsidR="0013239D">
        <w:t>"</w:t>
      </w:r>
      <w:r w:rsidR="002D23A9">
        <w:t>,</w:t>
      </w:r>
      <w:r w:rsidR="0013239D">
        <w:t>"</w:t>
      </w:r>
      <w:r w:rsidR="002D23A9">
        <w:t xml:space="preserve"> Retirement Age</w:t>
      </w:r>
      <w:r w:rsidR="0013239D">
        <w:t>"</w:t>
      </w:r>
      <w:r w:rsidR="00B9042A">
        <w:t>,</w:t>
      </w:r>
      <w:r w:rsidR="002D23A9">
        <w:t xml:space="preserve"> and </w:t>
      </w:r>
      <w:r w:rsidR="0013239D">
        <w:t>"</w:t>
      </w:r>
      <w:r w:rsidR="00FB7FBB">
        <w:t>Meas</w:t>
      </w:r>
      <w:r w:rsidR="003416AD">
        <w:t>les</w:t>
      </w:r>
      <w:r w:rsidR="0013239D">
        <w:t>"</w:t>
      </w:r>
      <w:r w:rsidR="00B9042A">
        <w:t>,</w:t>
      </w:r>
      <w:r w:rsidR="003416AD">
        <w:t xml:space="preserve"> etc</w:t>
      </w:r>
      <w:r w:rsidR="008F6BF2">
        <w:t>.</w:t>
      </w:r>
      <w:r w:rsidR="003416AD">
        <w:t xml:space="preserve"> </w:t>
      </w:r>
      <w:r w:rsidR="000E296F">
        <w:t xml:space="preserve">Data collected is </w:t>
      </w:r>
      <w:r w:rsidR="003B5DE8">
        <w:t>consistent</w:t>
      </w:r>
      <w:r w:rsidR="00B9042A">
        <w:t>,</w:t>
      </w:r>
      <w:r w:rsidR="003B5DE8">
        <w:t xml:space="preserve"> and </w:t>
      </w:r>
      <w:r w:rsidR="000121F5">
        <w:t xml:space="preserve">data sources are </w:t>
      </w:r>
      <w:r w:rsidR="005015D7">
        <w:t>completely reliable. As mentioned earlier</w:t>
      </w:r>
      <w:r w:rsidR="00B9042A">
        <w:t>,</w:t>
      </w:r>
      <w:r w:rsidR="005015D7">
        <w:t xml:space="preserve"> the data has been collected from </w:t>
      </w:r>
      <w:hyperlink r:id="rId29" w:history="1">
        <w:r w:rsidR="005015D7" w:rsidRPr="00A70C74">
          <w:rPr>
            <w:rStyle w:val="Hyperlink"/>
          </w:rPr>
          <w:t>WHO</w:t>
        </w:r>
      </w:hyperlink>
      <w:r w:rsidR="005015D7">
        <w:t xml:space="preserve">, </w:t>
      </w:r>
      <w:hyperlink r:id="rId30" w:history="1">
        <w:r w:rsidR="005015D7" w:rsidRPr="00A029A0">
          <w:rPr>
            <w:rStyle w:val="Hyperlink"/>
          </w:rPr>
          <w:t>GHO</w:t>
        </w:r>
      </w:hyperlink>
      <w:r w:rsidR="005015D7">
        <w:t xml:space="preserve">, </w:t>
      </w:r>
      <w:hyperlink r:id="rId31" w:history="1">
        <w:r w:rsidR="005015D7" w:rsidRPr="001A7804">
          <w:rPr>
            <w:rStyle w:val="Hyperlink"/>
          </w:rPr>
          <w:t>Our World in Data</w:t>
        </w:r>
      </w:hyperlink>
      <w:r w:rsidR="005015D7">
        <w:t xml:space="preserve">, </w:t>
      </w:r>
      <w:hyperlink r:id="rId32" w:history="1">
        <w:r w:rsidR="005015D7" w:rsidRPr="00470AE4">
          <w:rPr>
            <w:rStyle w:val="Hyperlink"/>
          </w:rPr>
          <w:t>OECD</w:t>
        </w:r>
      </w:hyperlink>
      <w:r w:rsidR="005015D7">
        <w:t xml:space="preserve"> and </w:t>
      </w:r>
      <w:hyperlink r:id="rId33" w:history="1">
        <w:r w:rsidR="005015D7" w:rsidRPr="00A63984">
          <w:rPr>
            <w:rStyle w:val="Hyperlink"/>
          </w:rPr>
          <w:t>Data world Bank</w:t>
        </w:r>
      </w:hyperlink>
      <w:r w:rsidR="00627900" w:rsidRPr="00C2045E">
        <w:t xml:space="preserve">, Where data has been </w:t>
      </w:r>
      <w:r w:rsidR="00271BF8" w:rsidRPr="00C2045E">
        <w:t>appropriately recorded</w:t>
      </w:r>
      <w:r w:rsidR="002A46A5" w:rsidRPr="00C2045E">
        <w:t xml:space="preserve">. Though some data is not updated to the latest </w:t>
      </w:r>
      <w:r w:rsidR="00B9042A">
        <w:t xml:space="preserve">the </w:t>
      </w:r>
      <w:r w:rsidR="002A46A5" w:rsidRPr="00C2045E">
        <w:t xml:space="preserve">year 2021, it is understandable as data </w:t>
      </w:r>
      <w:r w:rsidR="00C2045E" w:rsidRPr="00C2045E">
        <w:t>collection and updat</w:t>
      </w:r>
      <w:r w:rsidR="00C2045E">
        <w:t>e</w:t>
      </w:r>
      <w:r w:rsidR="00C2045E" w:rsidRPr="00C2045E">
        <w:t xml:space="preserve"> is time</w:t>
      </w:r>
      <w:r w:rsidR="00B9042A">
        <w:t>-</w:t>
      </w:r>
      <w:r w:rsidR="00C2045E" w:rsidRPr="00C2045E">
        <w:t xml:space="preserve">consuming on </w:t>
      </w:r>
      <w:r w:rsidR="00B9042A">
        <w:t xml:space="preserve">a </w:t>
      </w:r>
      <w:r w:rsidR="00C2045E" w:rsidRPr="00C2045E">
        <w:t>worldwide scale.</w:t>
      </w:r>
      <w:r w:rsidR="00DA4B5D">
        <w:t xml:space="preserve"> Also</w:t>
      </w:r>
      <w:r w:rsidR="00B9042A">
        <w:t>,</w:t>
      </w:r>
      <w:r w:rsidR="00DA4B5D">
        <w:t xml:space="preserve"> Data is </w:t>
      </w:r>
      <w:r w:rsidR="006879D2">
        <w:t>genuine, trustable and is collected from open source.</w:t>
      </w:r>
      <w:r w:rsidR="008369CC">
        <w:t xml:space="preserve"> Also, </w:t>
      </w:r>
      <w:r w:rsidR="004203DF">
        <w:t xml:space="preserve">captured data </w:t>
      </w:r>
      <w:r w:rsidR="006B0233">
        <w:t>is easily mapped with numeric scales</w:t>
      </w:r>
      <w:r w:rsidR="00B80D04">
        <w:t>,</w:t>
      </w:r>
      <w:r w:rsidR="006B0233">
        <w:t xml:space="preserve"> and description was </w:t>
      </w:r>
      <w:r w:rsidR="003C3E62">
        <w:t xml:space="preserve">given for all the variables. </w:t>
      </w:r>
      <w:r w:rsidR="00F60681">
        <w:t xml:space="preserve"> As the data came from different sources and different file formats</w:t>
      </w:r>
      <w:r w:rsidR="00B80D04">
        <w:t>,</w:t>
      </w:r>
      <w:r w:rsidR="00F60681">
        <w:t xml:space="preserve"> merging the data </w:t>
      </w:r>
      <w:r w:rsidR="00B80D04">
        <w:t>in</w:t>
      </w:r>
      <w:r w:rsidR="00F60681">
        <w:t xml:space="preserve">to one </w:t>
      </w:r>
      <w:r w:rsidR="00B80D04">
        <w:t>file was</w:t>
      </w:r>
      <w:r w:rsidR="00F60681">
        <w:t xml:space="preserve"> challenging</w:t>
      </w:r>
      <w:r w:rsidR="00767871">
        <w:t>.</w:t>
      </w:r>
      <w:r w:rsidR="0092551E">
        <w:t xml:space="preserve"> </w:t>
      </w:r>
    </w:p>
    <w:p w14:paraId="3F07F6EE" w14:textId="42A3F41A" w:rsidR="009D0D59" w:rsidRDefault="00815A14" w:rsidP="005015D7">
      <w:pPr>
        <w:ind w:firstLine="720"/>
        <w:jc w:val="both"/>
      </w:pPr>
      <w:commentRangeStart w:id="178"/>
      <w:r>
        <w:t xml:space="preserve">The dataset consists </w:t>
      </w:r>
      <w:commentRangeEnd w:id="178"/>
      <w:r w:rsidR="00444CEA">
        <w:rPr>
          <w:rStyle w:val="CommentReference"/>
        </w:rPr>
        <w:commentReference w:id="178"/>
      </w:r>
      <w:r>
        <w:t xml:space="preserve">of </w:t>
      </w:r>
      <w:r w:rsidR="00B80D04">
        <w:t xml:space="preserve">the </w:t>
      </w:r>
      <w:r w:rsidR="0013239D">
        <w:t>"</w:t>
      </w:r>
      <w:r w:rsidR="00414E62">
        <w:t>year</w:t>
      </w:r>
      <w:r w:rsidR="0013239D">
        <w:t>"</w:t>
      </w:r>
      <w:r w:rsidR="00414E62">
        <w:t xml:space="preserve"> column</w:t>
      </w:r>
      <w:r w:rsidR="00B80D04">
        <w:t>,</w:t>
      </w:r>
      <w:r w:rsidR="00414E62">
        <w:t xml:space="preserve"> which is time</w:t>
      </w:r>
      <w:r w:rsidR="00B80D04">
        <w:t>-</w:t>
      </w:r>
      <w:r w:rsidR="00414E62">
        <w:t>series data. So</w:t>
      </w:r>
      <w:r w:rsidR="00405974">
        <w:t>,</w:t>
      </w:r>
      <w:r w:rsidR="00414E62">
        <w:t xml:space="preserve"> the datatype has been change</w:t>
      </w:r>
      <w:r w:rsidR="00205C0F">
        <w:t>d</w:t>
      </w:r>
      <w:r w:rsidR="00414E62">
        <w:t xml:space="preserve"> to dat</w:t>
      </w:r>
      <w:r w:rsidR="005F6D63">
        <w:t xml:space="preserve">etime. </w:t>
      </w:r>
      <w:r w:rsidR="008E290D">
        <w:t xml:space="preserve">While investigating </w:t>
      </w:r>
      <w:r w:rsidR="00B80D04">
        <w:t>missing values, "Cholera" and "Retirement Age" have</w:t>
      </w:r>
      <w:r w:rsidR="004A4620">
        <w:t xml:space="preserve"> more than 50% of missing data</w:t>
      </w:r>
      <w:r w:rsidR="0089347B">
        <w:t xml:space="preserve">. </w:t>
      </w:r>
      <w:r w:rsidR="0013239D">
        <w:t>"</w:t>
      </w:r>
      <w:r w:rsidR="0089347B">
        <w:t>Measles</w:t>
      </w:r>
      <w:r w:rsidR="0013239D">
        <w:t>"</w:t>
      </w:r>
      <w:r w:rsidR="0089347B">
        <w:t xml:space="preserve"> has about 43% missing information</w:t>
      </w:r>
      <w:r w:rsidR="004A4620">
        <w:t xml:space="preserve">. Hence, we discarded studying these features in our current research. </w:t>
      </w:r>
    </w:p>
    <w:p w14:paraId="2060A26C" w14:textId="07361248" w:rsidR="00D13CE5" w:rsidRDefault="00D13CE5" w:rsidP="00C41F39">
      <w:pPr>
        <w:jc w:val="center"/>
      </w:pPr>
      <w:r w:rsidRPr="00D13CE5">
        <w:rPr>
          <w:noProof/>
        </w:rPr>
        <w:lastRenderedPageBreak/>
        <w:drawing>
          <wp:inline distT="0" distB="0" distL="0" distR="0" wp14:anchorId="32C81202" wp14:editId="040FA530">
            <wp:extent cx="2569096" cy="1682750"/>
            <wp:effectExtent l="76200" t="95250" r="79375" b="8890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4"/>
                    <a:stretch>
                      <a:fillRect/>
                    </a:stretch>
                  </pic:blipFill>
                  <pic:spPr>
                    <a:xfrm>
                      <a:off x="0" y="0"/>
                      <a:ext cx="2644030" cy="1731832"/>
                    </a:xfrm>
                    <a:prstGeom prst="rect">
                      <a:avLst/>
                    </a:prstGeom>
                    <a:effectLst>
                      <a:outerShdw blurRad="63500" sx="102000" sy="102000" algn="ctr" rotWithShape="0">
                        <a:prstClr val="black">
                          <a:alpha val="40000"/>
                        </a:prstClr>
                      </a:outerShdw>
                    </a:effectLst>
                  </pic:spPr>
                </pic:pic>
              </a:graphicData>
            </a:graphic>
          </wp:inline>
        </w:drawing>
      </w:r>
    </w:p>
    <w:p w14:paraId="15BACD07" w14:textId="3BD404FD" w:rsidR="00835B19" w:rsidRDefault="004E628B" w:rsidP="009D0D59">
      <w:pPr>
        <w:jc w:val="both"/>
      </w:pPr>
      <w:r w:rsidRPr="004E628B">
        <w:rPr>
          <w:noProof/>
        </w:rPr>
        <w:drawing>
          <wp:inline distT="0" distB="0" distL="0" distR="0" wp14:anchorId="3D1B344B" wp14:editId="28C47B4A">
            <wp:extent cx="2585113" cy="1642261"/>
            <wp:effectExtent l="76200" t="95250" r="81915" b="9144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35"/>
                    <a:stretch>
                      <a:fillRect/>
                    </a:stretch>
                  </pic:blipFill>
                  <pic:spPr>
                    <a:xfrm>
                      <a:off x="0" y="0"/>
                      <a:ext cx="2612926" cy="1659930"/>
                    </a:xfrm>
                    <a:prstGeom prst="rect">
                      <a:avLst/>
                    </a:prstGeom>
                    <a:effectLst>
                      <a:outerShdw blurRad="63500" sx="102000" sy="102000" algn="ctr" rotWithShape="0">
                        <a:prstClr val="black">
                          <a:alpha val="40000"/>
                        </a:prstClr>
                      </a:outerShdw>
                    </a:effectLst>
                  </pic:spPr>
                </pic:pic>
              </a:graphicData>
            </a:graphic>
          </wp:inline>
        </w:drawing>
      </w:r>
      <w:r w:rsidR="00835B19" w:rsidRPr="00835B19">
        <w:rPr>
          <w:noProof/>
        </w:rPr>
        <w:drawing>
          <wp:inline distT="0" distB="0" distL="0" distR="0" wp14:anchorId="108B4496" wp14:editId="4B49D0A6">
            <wp:extent cx="2520493" cy="1635277"/>
            <wp:effectExtent l="76200" t="95250" r="70485" b="984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6"/>
                    <a:stretch>
                      <a:fillRect/>
                    </a:stretch>
                  </pic:blipFill>
                  <pic:spPr>
                    <a:xfrm>
                      <a:off x="0" y="0"/>
                      <a:ext cx="2566315" cy="1665006"/>
                    </a:xfrm>
                    <a:prstGeom prst="rect">
                      <a:avLst/>
                    </a:prstGeom>
                    <a:effectLst>
                      <a:outerShdw blurRad="63500" sx="102000" sy="102000" algn="ctr" rotWithShape="0">
                        <a:prstClr val="black">
                          <a:alpha val="40000"/>
                        </a:prstClr>
                      </a:outerShdw>
                    </a:effectLst>
                  </pic:spPr>
                </pic:pic>
              </a:graphicData>
            </a:graphic>
          </wp:inline>
        </w:drawing>
      </w:r>
    </w:p>
    <w:p w14:paraId="2429E11B" w14:textId="14018467" w:rsidR="00A36BCE" w:rsidRDefault="00FA13C3" w:rsidP="00A36BCE">
      <w:pPr>
        <w:jc w:val="both"/>
      </w:pPr>
      <w:commentRangeStart w:id="179"/>
      <w:r>
        <w:t>Also</w:t>
      </w:r>
      <w:commentRangeEnd w:id="179"/>
      <w:r w:rsidR="0062380A">
        <w:rPr>
          <w:rStyle w:val="CommentReference"/>
        </w:rPr>
        <w:commentReference w:id="179"/>
      </w:r>
      <w:r>
        <w:t xml:space="preserve">, there </w:t>
      </w:r>
      <w:r w:rsidR="0051442C">
        <w:t xml:space="preserve">is </w:t>
      </w:r>
      <w:r w:rsidR="00B80D04">
        <w:t xml:space="preserve">a </w:t>
      </w:r>
      <w:r w:rsidR="0051442C">
        <w:t>10%</w:t>
      </w:r>
      <w:r w:rsidR="00A3601B">
        <w:t xml:space="preserve"> </w:t>
      </w:r>
      <w:r w:rsidR="00744D4A">
        <w:t>(289 rows)</w:t>
      </w:r>
      <w:r w:rsidR="0051442C">
        <w:t xml:space="preserve"> </w:t>
      </w:r>
      <w:r w:rsidR="009564F3">
        <w:t xml:space="preserve">null value </w:t>
      </w:r>
      <w:r w:rsidR="008604B1">
        <w:t xml:space="preserve">Life </w:t>
      </w:r>
      <w:r w:rsidR="00AD450C">
        <w:t>e</w:t>
      </w:r>
      <w:r w:rsidR="008604B1">
        <w:t>xpectancy Column</w:t>
      </w:r>
      <w:r w:rsidR="00AD450C">
        <w:t xml:space="preserve">. Our research focuses on LE </w:t>
      </w:r>
      <w:r w:rsidR="00A11F5E">
        <w:t>so,</w:t>
      </w:r>
      <w:r w:rsidR="00AD450C">
        <w:t xml:space="preserve"> imputing the values introduces bias </w:t>
      </w:r>
      <w:r w:rsidR="000A1E17">
        <w:t xml:space="preserve">which is not </w:t>
      </w:r>
      <w:r w:rsidR="0062380A">
        <w:t>desirable.</w:t>
      </w:r>
      <w:r w:rsidR="000A1E17">
        <w:t xml:space="preserve"> Hence, we delete th</w:t>
      </w:r>
      <w:r w:rsidR="00E158A1">
        <w:t>e</w:t>
      </w:r>
      <w:r w:rsidR="000A1E17">
        <w:t>s</w:t>
      </w:r>
      <w:r w:rsidR="00E158A1">
        <w:t>e</w:t>
      </w:r>
      <w:r w:rsidR="000A1E17">
        <w:t xml:space="preserve"> null rows from our </w:t>
      </w:r>
      <w:r w:rsidR="00A11F5E">
        <w:t>dataset,</w:t>
      </w:r>
      <w:r w:rsidR="00E158A1">
        <w:t xml:space="preserve"> and we have </w:t>
      </w:r>
      <w:r w:rsidR="00221804">
        <w:t xml:space="preserve">2567 rows and </w:t>
      </w:r>
      <w:r w:rsidR="007A274B">
        <w:t xml:space="preserve">27 </w:t>
      </w:r>
      <w:r w:rsidR="00376175">
        <w:t>columns</w:t>
      </w:r>
      <w:r w:rsidR="000A1E17">
        <w:t xml:space="preserve">. </w:t>
      </w:r>
      <w:r w:rsidR="00021885">
        <w:t>Except</w:t>
      </w:r>
      <w:r w:rsidR="00D67A24">
        <w:t xml:space="preserve"> </w:t>
      </w:r>
      <w:r w:rsidR="0013239D">
        <w:t>"</w:t>
      </w:r>
      <w:r w:rsidR="00D67A24">
        <w:t>HIV</w:t>
      </w:r>
      <w:r w:rsidR="0013239D">
        <w:t>"</w:t>
      </w:r>
      <w:r w:rsidR="00406C7C">
        <w:t xml:space="preserve">, </w:t>
      </w:r>
      <w:r w:rsidR="0013239D">
        <w:t>"</w:t>
      </w:r>
      <w:r w:rsidR="00D67A24">
        <w:t>BCG</w:t>
      </w:r>
      <w:r w:rsidR="0013239D">
        <w:t>"</w:t>
      </w:r>
      <w:r w:rsidR="00D67A24">
        <w:t xml:space="preserve"> </w:t>
      </w:r>
      <w:r w:rsidR="00406C7C">
        <w:t xml:space="preserve">and </w:t>
      </w:r>
      <w:r w:rsidR="0013239D">
        <w:t>"</w:t>
      </w:r>
      <w:r w:rsidR="00D67A24">
        <w:t>Hepatitis B</w:t>
      </w:r>
      <w:r w:rsidR="0013239D">
        <w:t>"</w:t>
      </w:r>
      <w:r w:rsidR="00D67A24">
        <w:t xml:space="preserve"> </w:t>
      </w:r>
      <w:r w:rsidR="008D5528">
        <w:t>has missing values less than 25%</w:t>
      </w:r>
      <w:r w:rsidR="00555D3B">
        <w:t xml:space="preserve">, and these are continuous numerical variable. </w:t>
      </w:r>
      <w:r w:rsidR="00570F84">
        <w:t>Henceforward,</w:t>
      </w:r>
      <w:r w:rsidR="00555D3B">
        <w:t xml:space="preserve"> we replace the missing values </w:t>
      </w:r>
      <w:r w:rsidR="00570F84">
        <w:t xml:space="preserve">in these columns </w:t>
      </w:r>
      <w:r w:rsidR="00555D3B">
        <w:t>with mean</w:t>
      </w:r>
      <w:r w:rsidR="00570F84">
        <w:t xml:space="preserve">. And </w:t>
      </w:r>
      <w:r w:rsidR="00644A42">
        <w:t xml:space="preserve">other missing values are less than </w:t>
      </w:r>
      <w:r w:rsidR="00DE42F6">
        <w:t>10%</w:t>
      </w:r>
      <w:r w:rsidR="00E158A1">
        <w:t>, so we delete the null rows</w:t>
      </w:r>
      <w:r w:rsidR="00B80D04">
        <w:t>,</w:t>
      </w:r>
      <w:r w:rsidR="00E158A1">
        <w:t xml:space="preserve"> </w:t>
      </w:r>
      <w:r w:rsidR="002221C4">
        <w:t xml:space="preserve">and </w:t>
      </w:r>
      <w:r w:rsidR="00B80D04">
        <w:t xml:space="preserve">the </w:t>
      </w:r>
      <w:r w:rsidR="002221C4">
        <w:t>dataset now consist</w:t>
      </w:r>
      <w:r w:rsidR="005C4452">
        <w:t>s</w:t>
      </w:r>
      <w:r w:rsidR="002221C4">
        <w:t xml:space="preserve"> of </w:t>
      </w:r>
      <w:r w:rsidR="00376175">
        <w:t xml:space="preserve">2074 rows with 27 columns. </w:t>
      </w:r>
    </w:p>
    <w:p w14:paraId="3111AB96" w14:textId="77777777" w:rsidR="006E6689" w:rsidRDefault="003A46B4" w:rsidP="006E6689">
      <w:pPr>
        <w:keepNext/>
        <w:jc w:val="center"/>
      </w:pPr>
      <w:r w:rsidRPr="003A46B4">
        <w:rPr>
          <w:noProof/>
        </w:rPr>
        <w:drawing>
          <wp:inline distT="0" distB="0" distL="0" distR="0" wp14:anchorId="4E541D06" wp14:editId="25A19522">
            <wp:extent cx="4738688" cy="1670563"/>
            <wp:effectExtent l="0" t="0" r="508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7"/>
                    <a:stretch>
                      <a:fillRect/>
                    </a:stretch>
                  </pic:blipFill>
                  <pic:spPr>
                    <a:xfrm>
                      <a:off x="0" y="0"/>
                      <a:ext cx="4751638" cy="1675128"/>
                    </a:xfrm>
                    <a:prstGeom prst="rect">
                      <a:avLst/>
                    </a:prstGeom>
                  </pic:spPr>
                </pic:pic>
              </a:graphicData>
            </a:graphic>
          </wp:inline>
        </w:drawing>
      </w:r>
    </w:p>
    <w:p w14:paraId="256EB3CD" w14:textId="10DE88DB" w:rsidR="00A36BCE" w:rsidRDefault="006E6689" w:rsidP="006E6689">
      <w:pPr>
        <w:pStyle w:val="Caption"/>
        <w:jc w:val="center"/>
      </w:pPr>
      <w:bookmarkStart w:id="180" w:name="_Toc76680603"/>
      <w:r>
        <w:t xml:space="preserve">Figure </w:t>
      </w:r>
      <w:fldSimple w:instr=" SEQ Figure \* ARABIC ">
        <w:r w:rsidR="00AC21CD">
          <w:rPr>
            <w:noProof/>
          </w:rPr>
          <w:t>5</w:t>
        </w:r>
      </w:fldSimple>
      <w:r>
        <w:t xml:space="preserve"> Overview of data after pre-processing</w:t>
      </w:r>
      <w:bookmarkEnd w:id="180"/>
    </w:p>
    <w:p w14:paraId="7ABE12BB" w14:textId="77777777" w:rsidR="006E6689" w:rsidRPr="006E6689" w:rsidRDefault="006E6689" w:rsidP="006E6689"/>
    <w:p w14:paraId="153B11E3" w14:textId="75D55081" w:rsidR="00012BB7" w:rsidRPr="00C2045E" w:rsidRDefault="00534B7F" w:rsidP="00F15D11">
      <w:pPr>
        <w:jc w:val="both"/>
      </w:pPr>
      <w:r>
        <w:t xml:space="preserve">After performing EDA and </w:t>
      </w:r>
      <w:r w:rsidR="00D902DE">
        <w:t xml:space="preserve">processing the data, the data set </w:t>
      </w:r>
      <w:r w:rsidR="00C268D2">
        <w:t>ha</w:t>
      </w:r>
      <w:r w:rsidR="005C4452">
        <w:t>s</w:t>
      </w:r>
      <w:r w:rsidR="00C268D2">
        <w:t xml:space="preserve"> 2074 rows and </w:t>
      </w:r>
      <w:r w:rsidR="00A335A1">
        <w:t>27 columns, categorical, numerical</w:t>
      </w:r>
      <w:r w:rsidR="005C4452">
        <w:t>, and datetime variables and</w:t>
      </w:r>
      <w:r w:rsidR="00583FB2">
        <w:t xml:space="preserve"> 0% missing values and columns. </w:t>
      </w:r>
    </w:p>
    <w:p w14:paraId="295C2B56" w14:textId="7E7D3E50" w:rsidR="00872659" w:rsidRDefault="00872659" w:rsidP="003D786A">
      <w:pPr>
        <w:pStyle w:val="Heading2"/>
      </w:pPr>
      <w:commentRangeStart w:id="181"/>
      <w:r w:rsidRPr="00872659">
        <w:t>Implementation</w:t>
      </w:r>
      <w:commentRangeEnd w:id="181"/>
      <w:r w:rsidR="00CB13BF">
        <w:rPr>
          <w:rStyle w:val="CommentReference"/>
          <w:rFonts w:asciiTheme="minorHAnsi" w:eastAsiaTheme="minorHAnsi" w:hAnsiTheme="minorHAnsi" w:cstheme="minorBidi"/>
          <w:color w:val="auto"/>
        </w:rPr>
        <w:commentReference w:id="181"/>
      </w:r>
    </w:p>
    <w:p w14:paraId="25CC8644" w14:textId="081F527F" w:rsidR="009E05F0" w:rsidRDefault="00C143B5" w:rsidP="003D786A">
      <w:pPr>
        <w:pStyle w:val="Heading3"/>
      </w:pPr>
      <w:r>
        <w:t>Data Encoding</w:t>
      </w:r>
    </w:p>
    <w:p w14:paraId="544FF7C3" w14:textId="679692F8" w:rsidR="00A62E78" w:rsidRDefault="00C143B5" w:rsidP="00A62E78">
      <w:pPr>
        <w:ind w:firstLine="720"/>
        <w:jc w:val="both"/>
      </w:pPr>
      <w:r>
        <w:t xml:space="preserve">Since the finalised dataset consists of numerical and categorical variables, we perform data encoding to convert </w:t>
      </w:r>
      <w:r w:rsidR="00070F97">
        <w:t xml:space="preserve">categorical variables to numeric using </w:t>
      </w:r>
      <w:r w:rsidR="00070F97" w:rsidRPr="00070F97">
        <w:t>Label</w:t>
      </w:r>
      <w:r w:rsidR="003E3E00">
        <w:t xml:space="preserve"> </w:t>
      </w:r>
      <w:r w:rsidR="00070F97" w:rsidRPr="00070F97">
        <w:t>Encode</w:t>
      </w:r>
      <w:r w:rsidR="00B41F43">
        <w:t>r.</w:t>
      </w:r>
      <w:r w:rsidR="003E3E00">
        <w:t xml:space="preserve"> </w:t>
      </w:r>
      <w:r w:rsidR="003E3E00" w:rsidRPr="003E3E00">
        <w:t xml:space="preserve">Label encoding is the process of translating labels into </w:t>
      </w:r>
      <w:r w:rsidR="005C4452">
        <w:t xml:space="preserve">the </w:t>
      </w:r>
      <w:r w:rsidR="003E3E00" w:rsidRPr="003E3E00">
        <w:t xml:space="preserve">numeric form so that </w:t>
      </w:r>
      <w:r w:rsidR="005C4452">
        <w:t>machines may read them</w:t>
      </w:r>
      <w:r w:rsidR="003E3E00" w:rsidRPr="003E3E00">
        <w:t xml:space="preserve">. Machine learning </w:t>
      </w:r>
      <w:r w:rsidR="003E3E00" w:rsidRPr="003E3E00">
        <w:lastRenderedPageBreak/>
        <w:t xml:space="preserve">algorithms can then make better decisions </w:t>
      </w:r>
      <w:r w:rsidR="00A62E78">
        <w:t xml:space="preserve">and </w:t>
      </w:r>
      <w:r w:rsidR="005C4452">
        <w:t>define the correlation between the features and</w:t>
      </w:r>
      <w:r w:rsidR="003E3E00" w:rsidRPr="003E3E00">
        <w:t xml:space="preserve"> how those labels should be used.</w:t>
      </w:r>
    </w:p>
    <w:p w14:paraId="55C57ABF" w14:textId="3FEE7549" w:rsidR="00893044" w:rsidRDefault="00893044" w:rsidP="003D786A">
      <w:pPr>
        <w:pStyle w:val="Heading3"/>
      </w:pPr>
      <w:r>
        <w:t>Feature Selection</w:t>
      </w:r>
    </w:p>
    <w:p w14:paraId="3A163DB9" w14:textId="09C5E334" w:rsidR="00893044" w:rsidRPr="00893044" w:rsidRDefault="003432EC" w:rsidP="00345B3B">
      <w:pPr>
        <w:ind w:firstLine="720"/>
        <w:jc w:val="both"/>
      </w:pPr>
      <w:commentRangeStart w:id="182"/>
      <w:r>
        <w:t xml:space="preserve">Features </w:t>
      </w:r>
      <w:commentRangeEnd w:id="182"/>
      <w:r w:rsidR="009927F7">
        <w:rPr>
          <w:rStyle w:val="CommentReference"/>
        </w:rPr>
        <w:commentReference w:id="182"/>
      </w:r>
      <w:r>
        <w:t xml:space="preserve">could be selected </w:t>
      </w:r>
      <w:r w:rsidR="0026520E">
        <w:t xml:space="preserve">by following any one of the </w:t>
      </w:r>
      <w:r w:rsidR="0065669F">
        <w:t>methods.</w:t>
      </w:r>
      <w:r w:rsidR="0026520E">
        <w:t xml:space="preserve"> </w:t>
      </w:r>
      <w:r w:rsidR="0065669F">
        <w:t>F</w:t>
      </w:r>
      <w:r w:rsidR="0092121F">
        <w:t>ilter,</w:t>
      </w:r>
      <w:r w:rsidR="00345B3B">
        <w:t xml:space="preserve"> </w:t>
      </w:r>
      <w:r w:rsidR="00820351">
        <w:t>wrapper,</w:t>
      </w:r>
      <w:r w:rsidR="0026520E">
        <w:t xml:space="preserve"> or embedded method</w:t>
      </w:r>
      <w:r w:rsidR="00345B3B">
        <w:t>s</w:t>
      </w:r>
      <w:r w:rsidR="0026520E">
        <w:t xml:space="preserve">. </w:t>
      </w:r>
      <w:r w:rsidR="000A7F70">
        <w:t xml:space="preserve">We are </w:t>
      </w:r>
      <w:r w:rsidR="009832A1">
        <w:t xml:space="preserve">using </w:t>
      </w:r>
      <w:r w:rsidR="005C4452">
        <w:t xml:space="preserve">the </w:t>
      </w:r>
      <w:r w:rsidR="009832A1">
        <w:t xml:space="preserve">Pearson correlation technique </w:t>
      </w:r>
      <w:r w:rsidR="0065669F">
        <w:t xml:space="preserve">under </w:t>
      </w:r>
      <w:r w:rsidR="005C4452">
        <w:t xml:space="preserve">the </w:t>
      </w:r>
      <w:r w:rsidR="0065669F">
        <w:t xml:space="preserve">filter method </w:t>
      </w:r>
      <w:r w:rsidR="009832A1">
        <w:t xml:space="preserve">to select the </w:t>
      </w:r>
      <w:r w:rsidR="008F5AD0">
        <w:t xml:space="preserve">highly positively correlated </w:t>
      </w:r>
      <w:r w:rsidR="009832A1">
        <w:t>related features</w:t>
      </w:r>
      <w:r w:rsidR="0092121F">
        <w:t xml:space="preserve"> (&gt; 0.</w:t>
      </w:r>
      <w:r w:rsidR="00CF18FB">
        <w:t>2</w:t>
      </w:r>
      <w:r w:rsidR="0092121F">
        <w:t>5)</w:t>
      </w:r>
      <w:r w:rsidR="009832A1">
        <w:t xml:space="preserve"> </w:t>
      </w:r>
      <w:r w:rsidR="008F5AD0">
        <w:t xml:space="preserve">and highly negatively correlated features </w:t>
      </w:r>
      <w:r w:rsidR="00CF18FB">
        <w:t>(&lt;</w:t>
      </w:r>
      <w:r w:rsidR="0092121F">
        <w:t xml:space="preserve"> -0.</w:t>
      </w:r>
      <w:r w:rsidR="00CF18FB">
        <w:t>2</w:t>
      </w:r>
      <w:r w:rsidR="0092121F">
        <w:t>5)</w:t>
      </w:r>
    </w:p>
    <w:p w14:paraId="1AE60D5A" w14:textId="7391298F" w:rsidR="00F15D11" w:rsidRDefault="008C7242" w:rsidP="00F15D11">
      <w:pPr>
        <w:rPr>
          <w:noProof/>
        </w:rPr>
      </w:pPr>
      <w:r>
        <w:rPr>
          <w:noProof/>
        </w:rPr>
        <mc:AlternateContent>
          <mc:Choice Requires="wps">
            <w:drawing>
              <wp:anchor distT="0" distB="0" distL="114300" distR="114300" simplePos="0" relativeHeight="251653120" behindDoc="0" locked="0" layoutInCell="1" allowOverlap="1" wp14:anchorId="2631A27D" wp14:editId="1A6C7D05">
                <wp:simplePos x="0" y="0"/>
                <wp:positionH relativeFrom="column">
                  <wp:posOffset>3981450</wp:posOffset>
                </wp:positionH>
                <wp:positionV relativeFrom="paragraph">
                  <wp:posOffset>2347595</wp:posOffset>
                </wp:positionV>
                <wp:extent cx="1518920" cy="819150"/>
                <wp:effectExtent l="0" t="0" r="24130" b="19050"/>
                <wp:wrapNone/>
                <wp:docPr id="20" name="Rectangle 20"/>
                <wp:cNvGraphicFramePr/>
                <a:graphic xmlns:a="http://schemas.openxmlformats.org/drawingml/2006/main">
                  <a:graphicData uri="http://schemas.microsoft.com/office/word/2010/wordprocessingShape">
                    <wps:wsp>
                      <wps:cNvSpPr/>
                      <wps:spPr>
                        <a:xfrm>
                          <a:off x="0" y="0"/>
                          <a:ext cx="1518920" cy="81915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E6E967" id="Rectangle 20" o:spid="_x0000_s1026" style="position:absolute;margin-left:313.5pt;margin-top:184.85pt;width:119.6pt;height:64.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" filled="f" strokecolor="#ed7d31 [3205]" strokeweight="1pt"/>
            </w:pict>
          </mc:Fallback>
        </mc:AlternateContent>
      </w:r>
      <w:r w:rsidR="005C0402">
        <w:rPr>
          <w:noProof/>
        </w:rPr>
        <mc:AlternateContent>
          <mc:Choice Requires="wps">
            <w:drawing>
              <wp:anchor distT="0" distB="0" distL="114300" distR="114300" simplePos="0" relativeHeight="251644928" behindDoc="0" locked="0" layoutInCell="1" allowOverlap="1" wp14:anchorId="1E4152EF" wp14:editId="704BD96F">
                <wp:simplePos x="0" y="0"/>
                <wp:positionH relativeFrom="column">
                  <wp:posOffset>3971925</wp:posOffset>
                </wp:positionH>
                <wp:positionV relativeFrom="paragraph">
                  <wp:posOffset>-317</wp:posOffset>
                </wp:positionV>
                <wp:extent cx="1518920" cy="1400175"/>
                <wp:effectExtent l="0" t="0" r="24130" b="28575"/>
                <wp:wrapNone/>
                <wp:docPr id="19" name="Rectangle 19"/>
                <wp:cNvGraphicFramePr/>
                <a:graphic xmlns:a="http://schemas.openxmlformats.org/drawingml/2006/main">
                  <a:graphicData uri="http://schemas.microsoft.com/office/word/2010/wordprocessingShape">
                    <wps:wsp>
                      <wps:cNvSpPr/>
                      <wps:spPr>
                        <a:xfrm>
                          <a:off x="0" y="0"/>
                          <a:ext cx="1518920" cy="1400175"/>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9B49D" id="Rectangle 19" o:spid="_x0000_s1026" style="position:absolute;margin-left:312.75pt;margin-top:0;width:119.6pt;height:110.2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" filled="f" strokecolor="#ed7d31 [3205]" strokeweight="1pt"/>
            </w:pict>
          </mc:Fallback>
        </mc:AlternateContent>
      </w:r>
      <w:r w:rsidR="009F0688" w:rsidRPr="009F0688">
        <w:t xml:space="preserve"> </w:t>
      </w:r>
      <w:r w:rsidR="009F0688">
        <w:rPr>
          <w:noProof/>
        </w:rPr>
        <w:drawing>
          <wp:inline distT="0" distB="0" distL="0" distR="0" wp14:anchorId="15D38058" wp14:editId="204220B3">
            <wp:extent cx="3888824" cy="3186113"/>
            <wp:effectExtent l="0" t="0" r="0" b="0"/>
            <wp:docPr id="16" name="Picture 1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97486" cy="3193210"/>
                    </a:xfrm>
                    <a:prstGeom prst="rect">
                      <a:avLst/>
                    </a:prstGeom>
                    <a:noFill/>
                    <a:ln>
                      <a:noFill/>
                    </a:ln>
                  </pic:spPr>
                </pic:pic>
              </a:graphicData>
            </a:graphic>
          </wp:inline>
        </w:drawing>
      </w:r>
      <w:r w:rsidR="00E01423" w:rsidRPr="00E01423">
        <w:rPr>
          <w:noProof/>
        </w:rPr>
        <w:t xml:space="preserve"> </w:t>
      </w:r>
      <w:r w:rsidR="00E01423" w:rsidRPr="00E01423">
        <w:rPr>
          <w:noProof/>
        </w:rPr>
        <w:drawing>
          <wp:inline distT="0" distB="0" distL="0" distR="0" wp14:anchorId="3515A3B9" wp14:editId="45F56CF3">
            <wp:extent cx="1574165" cy="3166515"/>
            <wp:effectExtent l="0" t="0" r="6985" b="0"/>
            <wp:docPr id="17" name="Picture 17" descr="A close-up of a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page&#10;&#10;Description automatically generated with low confidence"/>
                    <pic:cNvPicPr/>
                  </pic:nvPicPr>
                  <pic:blipFill>
                    <a:blip r:embed="rId39"/>
                    <a:stretch>
                      <a:fillRect/>
                    </a:stretch>
                  </pic:blipFill>
                  <pic:spPr>
                    <a:xfrm>
                      <a:off x="0" y="0"/>
                      <a:ext cx="1582801" cy="3183887"/>
                    </a:xfrm>
                    <a:prstGeom prst="rect">
                      <a:avLst/>
                    </a:prstGeom>
                  </pic:spPr>
                </pic:pic>
              </a:graphicData>
            </a:graphic>
          </wp:inline>
        </w:drawing>
      </w:r>
    </w:p>
    <w:p w14:paraId="104106D9" w14:textId="63AEFD25" w:rsidR="00297C96" w:rsidRDefault="00297C96" w:rsidP="00297C96">
      <w:pPr>
        <w:pStyle w:val="Caption"/>
        <w:jc w:val="center"/>
      </w:pPr>
      <w:bookmarkStart w:id="183" w:name="_Toc76680604"/>
      <w:r>
        <w:t xml:space="preserve">Figure </w:t>
      </w:r>
      <w:r>
        <w:fldChar w:fldCharType="begin"/>
      </w:r>
      <w:r>
        <w:instrText xml:space="preserve"> SEQ Figure \* ARABIC </w:instrText>
      </w:r>
      <w:r>
        <w:fldChar w:fldCharType="separate"/>
      </w:r>
      <w:r w:rsidR="00AC21CD">
        <w:rPr>
          <w:noProof/>
        </w:rPr>
        <w:t>6</w:t>
      </w:r>
      <w:r>
        <w:fldChar w:fldCharType="end"/>
      </w:r>
      <w:r>
        <w:t xml:space="preserve"> Correlation between features</w:t>
      </w:r>
      <w:r>
        <w:rPr>
          <w:noProof/>
        </w:rPr>
        <w:t xml:space="preserve"> in the dataset</w:t>
      </w:r>
      <w:bookmarkEnd w:id="183"/>
    </w:p>
    <w:p w14:paraId="22F4467E" w14:textId="77777777" w:rsidR="00297C96" w:rsidRDefault="00297C96" w:rsidP="00F15D11"/>
    <w:p w14:paraId="3AEC07D0" w14:textId="22972F80" w:rsidR="00B3766A" w:rsidRDefault="00AC41BD" w:rsidP="003D786A">
      <w:pPr>
        <w:pStyle w:val="Heading3"/>
      </w:pPr>
      <w:r>
        <w:t xml:space="preserve">PCA and </w:t>
      </w:r>
      <w:r w:rsidR="00B3766A" w:rsidRPr="00B3766A">
        <w:t>Feature Scaling</w:t>
      </w:r>
    </w:p>
    <w:p w14:paraId="035A9835" w14:textId="1FB0FE85" w:rsidR="00475125" w:rsidRDefault="00EC3299" w:rsidP="00AC41BD">
      <w:pPr>
        <w:jc w:val="both"/>
      </w:pPr>
      <w:r>
        <w:t xml:space="preserve"> </w:t>
      </w:r>
      <w:r w:rsidR="00FB53BE">
        <w:tab/>
      </w:r>
      <w:commentRangeStart w:id="184"/>
      <w:r w:rsidR="00AC41BD" w:rsidRPr="00955D2D">
        <w:t xml:space="preserve">Because </w:t>
      </w:r>
      <w:commentRangeEnd w:id="184"/>
      <w:r w:rsidR="00AC41BD">
        <w:rPr>
          <w:rStyle w:val="CommentReference"/>
        </w:rPr>
        <w:commentReference w:id="184"/>
      </w:r>
      <w:r w:rsidR="00AC41BD" w:rsidRPr="00955D2D">
        <w:t>there are just 19 highly associated variables in the dataset, it is not very dimensional. As a result, PCA or dimensionality reduction are not required in our present dataset.</w:t>
      </w:r>
      <w:r w:rsidR="00AC41BD">
        <w:t xml:space="preserve"> </w:t>
      </w:r>
      <w:r w:rsidR="005F7D91">
        <w:t xml:space="preserve">The data recorded in each column has </w:t>
      </w:r>
      <w:r w:rsidR="00A33B36">
        <w:t>a huge difference in</w:t>
      </w:r>
      <w:r w:rsidR="005F7D91">
        <w:t xml:space="preserve"> magnitude, </w:t>
      </w:r>
      <w:r w:rsidR="00CC2C28">
        <w:t xml:space="preserve">as shown in the first few rows of </w:t>
      </w:r>
      <w:r w:rsidR="00A33B36">
        <w:t xml:space="preserve">the </w:t>
      </w:r>
      <w:r w:rsidR="00CC2C28">
        <w:t xml:space="preserve">dataset. We </w:t>
      </w:r>
      <w:r w:rsidR="00845515">
        <w:t>standardise</w:t>
      </w:r>
      <w:r w:rsidR="005C06E8">
        <w:t>d</w:t>
      </w:r>
      <w:r w:rsidR="00845515">
        <w:t xml:space="preserve"> </w:t>
      </w:r>
      <w:r w:rsidR="00845515" w:rsidRPr="00845515">
        <w:t>features by removing the mean and scaling to unit variance</w:t>
      </w:r>
      <w:r w:rsidR="004C23D0">
        <w:t xml:space="preserve">. </w:t>
      </w:r>
    </w:p>
    <w:p w14:paraId="1F3DCE8E" w14:textId="77777777" w:rsidR="0041333F" w:rsidRDefault="00F0420E" w:rsidP="0041333F">
      <w:pPr>
        <w:keepNext/>
        <w:jc w:val="both"/>
      </w:pPr>
      <w:r w:rsidRPr="00F0420E">
        <w:rPr>
          <w:noProof/>
        </w:rPr>
        <w:drawing>
          <wp:inline distT="0" distB="0" distL="0" distR="0" wp14:anchorId="0D4C411D" wp14:editId="0DD12BF6">
            <wp:extent cx="5731510" cy="116205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0"/>
                    <a:stretch>
                      <a:fillRect/>
                    </a:stretch>
                  </pic:blipFill>
                  <pic:spPr>
                    <a:xfrm>
                      <a:off x="0" y="0"/>
                      <a:ext cx="5731510" cy="1162050"/>
                    </a:xfrm>
                    <a:prstGeom prst="rect">
                      <a:avLst/>
                    </a:prstGeom>
                  </pic:spPr>
                </pic:pic>
              </a:graphicData>
            </a:graphic>
          </wp:inline>
        </w:drawing>
      </w:r>
    </w:p>
    <w:p w14:paraId="6D45A650" w14:textId="3FF32EC4" w:rsidR="00F0420E" w:rsidRDefault="0041333F" w:rsidP="0041333F">
      <w:pPr>
        <w:pStyle w:val="Caption"/>
        <w:jc w:val="center"/>
      </w:pPr>
      <w:bookmarkStart w:id="185" w:name="_Toc76680605"/>
      <w:r>
        <w:t xml:space="preserve">Figure </w:t>
      </w:r>
      <w:fldSimple w:instr=" SEQ Figure \* ARABIC ">
        <w:r w:rsidR="00AC21CD">
          <w:rPr>
            <w:noProof/>
          </w:rPr>
          <w:t>7</w:t>
        </w:r>
      </w:fldSimple>
      <w:r>
        <w:t xml:space="preserve"> Data preview before feature scaling</w:t>
      </w:r>
      <w:bookmarkEnd w:id="185"/>
    </w:p>
    <w:p w14:paraId="3647CD99" w14:textId="77777777" w:rsidR="0041333F" w:rsidRPr="0041333F" w:rsidRDefault="0041333F" w:rsidP="0041333F"/>
    <w:p w14:paraId="3907A346" w14:textId="403DB020" w:rsidR="00AB34BF" w:rsidRDefault="003B214D" w:rsidP="00AC41BD">
      <w:pPr>
        <w:jc w:val="both"/>
      </w:pPr>
      <w:r>
        <w:t xml:space="preserve">After normalising the values, </w:t>
      </w:r>
      <w:r w:rsidR="00744C3F">
        <w:t xml:space="preserve">the data is split into training and testing </w:t>
      </w:r>
      <w:r w:rsidR="003054C2">
        <w:t xml:space="preserve">sets </w:t>
      </w:r>
      <w:r w:rsidR="00744C3F">
        <w:t xml:space="preserve">in </w:t>
      </w:r>
      <w:r w:rsidR="00C618DD">
        <w:t xml:space="preserve">a </w:t>
      </w:r>
      <w:r w:rsidR="00744C3F">
        <w:t>70-30 ratio</w:t>
      </w:r>
      <w:r w:rsidR="00C618DD">
        <w:t xml:space="preserve"> </w:t>
      </w:r>
      <w:r w:rsidR="002D092F">
        <w:t xml:space="preserve">using </w:t>
      </w:r>
      <w:r w:rsidR="00C618DD">
        <w:t xml:space="preserve">the </w:t>
      </w:r>
      <w:r w:rsidR="002D092F">
        <w:t xml:space="preserve">test_train_split method from </w:t>
      </w:r>
      <w:proofErr w:type="gramStart"/>
      <w:r w:rsidR="00AB34BF">
        <w:t>sklearn.</w:t>
      </w:r>
      <w:r w:rsidR="002D092F" w:rsidRPr="002D092F">
        <w:t>model</w:t>
      </w:r>
      <w:proofErr w:type="gramEnd"/>
      <w:r w:rsidR="002D092F" w:rsidRPr="002D092F">
        <w:t>_selection</w:t>
      </w:r>
      <w:r w:rsidR="00AB34BF">
        <w:t xml:space="preserve"> package.</w:t>
      </w:r>
      <w:r w:rsidR="0033420A">
        <w:t xml:space="preserve"> The split data was improperly balance</w:t>
      </w:r>
      <w:r w:rsidR="00C618DD">
        <w:t>d</w:t>
      </w:r>
      <w:r w:rsidR="0033420A">
        <w:t>. Hence, the data w</w:t>
      </w:r>
      <w:r w:rsidR="00C618DD">
        <w:t>ere</w:t>
      </w:r>
      <w:r w:rsidR="0033420A">
        <w:t xml:space="preserve"> resampled using </w:t>
      </w:r>
      <w:r w:rsidR="00C618DD">
        <w:t xml:space="preserve">the </w:t>
      </w:r>
      <w:r w:rsidR="0033420A">
        <w:t xml:space="preserve">oversampling technique to obtain properly balanced test and train datasets. </w:t>
      </w:r>
    </w:p>
    <w:p w14:paraId="73511776" w14:textId="65A55FAF" w:rsidR="001013D6" w:rsidRDefault="00C53F17" w:rsidP="009E7CF7">
      <w:pPr>
        <w:pStyle w:val="Heading1"/>
      </w:pPr>
      <w:bookmarkStart w:id="186" w:name="_Toc76680640"/>
      <w:r>
        <w:lastRenderedPageBreak/>
        <w:t>Model Selection</w:t>
      </w:r>
      <w:bookmarkEnd w:id="186"/>
      <w:r>
        <w:t xml:space="preserve"> </w:t>
      </w:r>
    </w:p>
    <w:p w14:paraId="49850E9F" w14:textId="7AA60692" w:rsidR="00BE187E" w:rsidRDefault="00C2685D" w:rsidP="00404E77">
      <w:pPr>
        <w:ind w:firstLine="720"/>
        <w:jc w:val="both"/>
      </w:pPr>
      <w:bookmarkStart w:id="187" w:name="_Toc69121100"/>
      <w:bookmarkStart w:id="188" w:name="_Toc69121202"/>
      <w:bookmarkStart w:id="189" w:name="_Toc69121295"/>
      <w:bookmarkStart w:id="190" w:name="_Toc69121351"/>
      <w:bookmarkStart w:id="191" w:name="_Toc69121407"/>
      <w:bookmarkStart w:id="192" w:name="_Toc69121667"/>
      <w:bookmarkStart w:id="193" w:name="_Toc69122596"/>
      <w:bookmarkStart w:id="194" w:name="_Toc69122689"/>
      <w:bookmarkStart w:id="195" w:name="_Toc69122829"/>
      <w:bookmarkStart w:id="196" w:name="_Toc69124637"/>
      <w:bookmarkStart w:id="197" w:name="_Toc69124699"/>
      <w:bookmarkStart w:id="198" w:name="_Toc69299412"/>
      <w:bookmarkStart w:id="199" w:name="_Toc71138979"/>
      <w:bookmarkStart w:id="200" w:name="_Toc74690948"/>
      <w:bookmarkStart w:id="201" w:name="_Toc74691889"/>
      <w:bookmarkStart w:id="202" w:name="_Toc74691913"/>
      <w:bookmarkStart w:id="203" w:name="_Toc74691943"/>
      <w:bookmarkStart w:id="204" w:name="_Toc74691973"/>
      <w:bookmarkStart w:id="205" w:name="_Toc75610713"/>
      <w:bookmarkStart w:id="206" w:name="_Toc75745122"/>
      <w:bookmarkStart w:id="207" w:name="_Toc75778350"/>
      <w:bookmarkStart w:id="208" w:name="_Toc75780637"/>
      <w:bookmarkStart w:id="209" w:name="_Toc75780989"/>
      <w:bookmarkStart w:id="210" w:name="_Toc75781092"/>
      <w:bookmarkStart w:id="211" w:name="_Toc75781702"/>
      <w:bookmarkStart w:id="212" w:name="_Toc75781734"/>
      <w:bookmarkStart w:id="213" w:name="_Toc75781841"/>
      <w:bookmarkStart w:id="214" w:name="_Toc75781878"/>
      <w:bookmarkStart w:id="215" w:name="_Toc75781972"/>
      <w:bookmarkStart w:id="216" w:name="_Toc75782069"/>
      <w:bookmarkStart w:id="217" w:name="_Toc75782141"/>
      <w:bookmarkStart w:id="218" w:name="_Toc75782252"/>
      <w:bookmarkStart w:id="219" w:name="_Toc75782549"/>
      <w:bookmarkStart w:id="220" w:name="_Toc75782680"/>
      <w:bookmarkStart w:id="221" w:name="_Toc75782725"/>
      <w:bookmarkStart w:id="222" w:name="_Toc75782858"/>
      <w:bookmarkStart w:id="223" w:name="_Toc75783022"/>
      <w:bookmarkStart w:id="224" w:name="_Toc75783126"/>
      <w:bookmarkStart w:id="225" w:name="_Toc75783202"/>
      <w:bookmarkStart w:id="226" w:name="_Toc75783323"/>
      <w:bookmarkStart w:id="227" w:name="_Toc75783454"/>
      <w:bookmarkStart w:id="228" w:name="_Toc75783607"/>
      <w:bookmarkStart w:id="229" w:name="_Toc75783814"/>
      <w:bookmarkStart w:id="230" w:name="_Toc75784003"/>
      <w:bookmarkStart w:id="231" w:name="_Toc75784162"/>
      <w:bookmarkStart w:id="232" w:name="_Toc75784320"/>
      <w:bookmarkStart w:id="233" w:name="_Toc75784417"/>
      <w:bookmarkStart w:id="234" w:name="_Toc75784533"/>
      <w:bookmarkStart w:id="235" w:name="_Toc75784776"/>
      <w:bookmarkStart w:id="236" w:name="_Toc75784913"/>
      <w:bookmarkStart w:id="237" w:name="_Toc75785009"/>
      <w:bookmarkStart w:id="238" w:name="_Toc75785241"/>
      <w:bookmarkStart w:id="239" w:name="_Toc75785326"/>
      <w:bookmarkStart w:id="240" w:name="_Toc75785358"/>
      <w:bookmarkStart w:id="241" w:name="_Toc75785553"/>
      <w:bookmarkStart w:id="242" w:name="_Toc75785680"/>
      <w:bookmarkStart w:id="243" w:name="_Toc75785882"/>
      <w:bookmarkStart w:id="244" w:name="_Toc75786052"/>
      <w:bookmarkStart w:id="245" w:name="_Toc75786880"/>
      <w:bookmarkStart w:id="246" w:name="_Toc75817531"/>
      <w:bookmarkStart w:id="247" w:name="_Toc75860208"/>
      <w:bookmarkStart w:id="248" w:name="_Toc7586029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commentRangeStart w:id="249"/>
      <w:r w:rsidRPr="00C2685D">
        <w:t xml:space="preserve">The </w:t>
      </w:r>
      <w:commentRangeEnd w:id="249"/>
      <w:r w:rsidR="003B5FDB">
        <w:rPr>
          <w:rStyle w:val="CommentReference"/>
        </w:rPr>
        <w:commentReference w:id="249"/>
      </w:r>
      <w:r w:rsidRPr="00C2685D">
        <w:t xml:space="preserve">research objective is now explicit, and the data needed to use machine learning techniques has been processed and is available. We </w:t>
      </w:r>
      <w:r w:rsidR="00B92DCC">
        <w:t>used</w:t>
      </w:r>
      <w:r w:rsidRPr="00C2685D">
        <w:t xml:space="preserve"> classification models to investigate the factors that influence longer life expectancy.</w:t>
      </w:r>
      <w:r w:rsidR="00A33B36">
        <w:t xml:space="preserve"> </w:t>
      </w:r>
      <w:r w:rsidR="00A33B36" w:rsidRPr="00A33B36">
        <w:t xml:space="preserve">Recognition, comprehending, and arranging concepts and objects into predetermined groups or "sub-populations" is the </w:t>
      </w:r>
      <w:r w:rsidR="00164682">
        <w:t>o</w:t>
      </w:r>
      <w:r w:rsidR="00A33B36" w:rsidRPr="00A33B36">
        <w:t xml:space="preserve"> of classification. Machine learning </w:t>
      </w:r>
      <w:r w:rsidR="00C618DD">
        <w:t>algorithms</w:t>
      </w:r>
      <w:r w:rsidR="00A33B36" w:rsidRPr="00A33B36">
        <w:t xml:space="preserve"> classify future datasets by using pre-categori</w:t>
      </w:r>
      <w:r w:rsidR="00A33B36">
        <w:t>s</w:t>
      </w:r>
      <w:r w:rsidR="00A33B36" w:rsidRPr="00A33B36">
        <w:t xml:space="preserve">ed training datasets and a range of </w:t>
      </w:r>
      <w:r w:rsidR="00517766">
        <w:t xml:space="preserve">machine learning </w:t>
      </w:r>
      <w:r w:rsidR="00A33B36" w:rsidRPr="00A33B36">
        <w:t>methods.</w:t>
      </w:r>
      <w:r w:rsidR="00517766">
        <w:t xml:space="preserve"> Among the most efficient and popular classification algorithms</w:t>
      </w:r>
      <w:r w:rsidR="00BA7B45">
        <w:t>, we have chosen to work on Logistic Regression</w:t>
      </w:r>
      <w:r w:rsidR="00072054">
        <w:t xml:space="preserve">, </w:t>
      </w:r>
      <w:r w:rsidR="00BA7B45">
        <w:t>Naive Bayes</w:t>
      </w:r>
      <w:r w:rsidR="00072054">
        <w:t xml:space="preserve">, </w:t>
      </w:r>
      <w:r w:rsidR="00BA7B45">
        <w:t xml:space="preserve">K-Nearest </w:t>
      </w:r>
      <w:r w:rsidR="00D96B28">
        <w:t>Neighbor</w:t>
      </w:r>
      <w:r w:rsidR="00072054">
        <w:t xml:space="preserve"> and </w:t>
      </w:r>
      <w:r w:rsidR="00BA7B45">
        <w:t>Support Vector Machines</w:t>
      </w:r>
      <w:r w:rsidR="00072054">
        <w:t xml:space="preserve"> algorithms. </w:t>
      </w:r>
    </w:p>
    <w:p w14:paraId="2020C662" w14:textId="1C536B1C" w:rsidR="00235778" w:rsidRDefault="00235778" w:rsidP="000D61AC">
      <w:pPr>
        <w:pStyle w:val="Heading2"/>
      </w:pPr>
      <w:r>
        <w:t>Logistic Regression</w:t>
      </w:r>
    </w:p>
    <w:p w14:paraId="3DF495F2" w14:textId="529556C5" w:rsidR="009F7963" w:rsidRDefault="00270FC1" w:rsidP="00404E77">
      <w:pPr>
        <w:ind w:firstLine="720"/>
        <w:jc w:val="both"/>
      </w:pPr>
      <w:r>
        <w:t xml:space="preserve">The </w:t>
      </w:r>
      <w:commentRangeStart w:id="250"/>
      <w:r>
        <w:t>Life</w:t>
      </w:r>
      <w:commentRangeEnd w:id="250"/>
      <w:r w:rsidR="00ED0543">
        <w:rPr>
          <w:rStyle w:val="CommentReference"/>
        </w:rPr>
        <w:commentReference w:id="250"/>
      </w:r>
      <w:r>
        <w:t xml:space="preserve"> Expectancy dataset after processing contains 19 features with </w:t>
      </w:r>
      <w:r w:rsidR="0047278A">
        <w:t>2074 observation</w:t>
      </w:r>
      <w:r w:rsidR="007B6270">
        <w:t>s</w:t>
      </w:r>
      <w:r w:rsidR="00CA511D">
        <w:t xml:space="preserve">. </w:t>
      </w:r>
      <w:r w:rsidR="00CA20BC">
        <w:t>Therefore,</w:t>
      </w:r>
      <w:r w:rsidR="00CA511D">
        <w:t xml:space="preserve"> the number of observations </w:t>
      </w:r>
      <w:r w:rsidR="000D61AC">
        <w:t>is</w:t>
      </w:r>
      <w:r w:rsidR="00CA511D">
        <w:t xml:space="preserve"> greater than the number of features and </w:t>
      </w:r>
      <w:r w:rsidR="0047278A">
        <w:t xml:space="preserve">is suitable for applying </w:t>
      </w:r>
      <w:r w:rsidR="006C55D7">
        <w:t>Logistic Regression (LR)</w:t>
      </w:r>
      <w:r w:rsidR="00E42E93">
        <w:t>.</w:t>
      </w:r>
      <w:r w:rsidR="00CA20BC">
        <w:t xml:space="preserve"> </w:t>
      </w:r>
      <w:r w:rsidR="00E314C6">
        <w:t>Since LR applies regularisation by default</w:t>
      </w:r>
      <w:r w:rsidR="007B6270">
        <w:t>,</w:t>
      </w:r>
      <w:r w:rsidR="00E314C6">
        <w:t xml:space="preserve"> </w:t>
      </w:r>
      <w:r w:rsidR="00F1087A">
        <w:t xml:space="preserve">this model may </w:t>
      </w:r>
      <w:r w:rsidR="00F1087A" w:rsidRPr="00404E77">
        <w:rPr>
          <w:b/>
          <w:bCs/>
        </w:rPr>
        <w:t>not</w:t>
      </w:r>
      <w:r w:rsidR="00F1087A">
        <w:t xml:space="preserve"> perform comparatively well </w:t>
      </w:r>
      <w:r w:rsidR="00FB6C1B">
        <w:t xml:space="preserve">for </w:t>
      </w:r>
      <w:r w:rsidR="007B6270">
        <w:t xml:space="preserve">the </w:t>
      </w:r>
      <w:r w:rsidR="00FB6C1B">
        <w:t xml:space="preserve">dataset with complex </w:t>
      </w:r>
      <w:r w:rsidR="00496388" w:rsidRPr="00404E77">
        <w:rPr>
          <w:b/>
          <w:bCs/>
        </w:rPr>
        <w:t>non</w:t>
      </w:r>
      <w:r w:rsidR="007B6270">
        <w:rPr>
          <w:b/>
          <w:bCs/>
        </w:rPr>
        <w:t>-</w:t>
      </w:r>
      <w:r w:rsidR="00496388" w:rsidRPr="00404E77">
        <w:rPr>
          <w:b/>
          <w:bCs/>
        </w:rPr>
        <w:t>linear</w:t>
      </w:r>
      <w:r w:rsidR="00FB6C1B" w:rsidRPr="00404E77">
        <w:rPr>
          <w:b/>
          <w:bCs/>
        </w:rPr>
        <w:t xml:space="preserve"> relationships</w:t>
      </w:r>
      <w:r w:rsidR="00FB6C1B">
        <w:t xml:space="preserve">. </w:t>
      </w:r>
      <w:r w:rsidR="001768CE">
        <w:t xml:space="preserve"> </w:t>
      </w:r>
      <w:r w:rsidR="000927ED">
        <w:t xml:space="preserve">As the features in our dataset have </w:t>
      </w:r>
      <w:r w:rsidR="0067641C">
        <w:t xml:space="preserve">a </w:t>
      </w:r>
      <w:r w:rsidR="000927ED">
        <w:t>complex non</w:t>
      </w:r>
      <w:r w:rsidR="007B6270">
        <w:t>-</w:t>
      </w:r>
      <w:r w:rsidR="000927ED">
        <w:t>linear correlation with LE</w:t>
      </w:r>
      <w:r w:rsidR="0067641C">
        <w:t>,</w:t>
      </w:r>
      <w:r w:rsidR="000927ED">
        <w:t xml:space="preserve"> we increase the value of C, </w:t>
      </w:r>
      <w:r w:rsidR="00AC6044">
        <w:t xml:space="preserve">the </w:t>
      </w:r>
      <w:r w:rsidR="00496388">
        <w:t>inverse regularisation strength</w:t>
      </w:r>
      <w:r w:rsidR="0067641C">
        <w:t>,</w:t>
      </w:r>
      <w:r w:rsidR="005F1406">
        <w:t xml:space="preserve"> </w:t>
      </w:r>
      <w:r w:rsidR="003351EC">
        <w:t xml:space="preserve">to build </w:t>
      </w:r>
      <w:r w:rsidR="0067641C">
        <w:t xml:space="preserve">a </w:t>
      </w:r>
      <w:r w:rsidR="003351EC">
        <w:t>better model (at C=14) with better accuracy</w:t>
      </w:r>
      <w:r w:rsidR="00212D2F">
        <w:t xml:space="preserve"> of 3</w:t>
      </w:r>
      <w:r w:rsidR="00DE04B4">
        <w:t>8</w:t>
      </w:r>
      <w:r w:rsidR="00212D2F">
        <w:t>%</w:t>
      </w:r>
      <w:r w:rsidR="003351EC">
        <w:t>.</w:t>
      </w:r>
      <w:r w:rsidR="00212D2F">
        <w:t xml:space="preserve"> </w:t>
      </w:r>
    </w:p>
    <w:p w14:paraId="01E38417" w14:textId="77777777" w:rsidR="0041333F" w:rsidRDefault="009F7963" w:rsidP="0041333F">
      <w:pPr>
        <w:keepNext/>
      </w:pPr>
      <w:r>
        <w:rPr>
          <w:noProof/>
        </w:rPr>
        <mc:AlternateContent>
          <mc:Choice Requires="wps">
            <w:drawing>
              <wp:anchor distT="0" distB="0" distL="114300" distR="114300" simplePos="0" relativeHeight="251668480" behindDoc="0" locked="0" layoutInCell="1" allowOverlap="1" wp14:anchorId="72722B4D" wp14:editId="268FD3D8">
                <wp:simplePos x="0" y="0"/>
                <wp:positionH relativeFrom="column">
                  <wp:posOffset>3807384</wp:posOffset>
                </wp:positionH>
                <wp:positionV relativeFrom="paragraph">
                  <wp:posOffset>1971040</wp:posOffset>
                </wp:positionV>
                <wp:extent cx="1741381" cy="142583"/>
                <wp:effectExtent l="76200" t="76200" r="87630" b="86360"/>
                <wp:wrapNone/>
                <wp:docPr id="14" name="Rectangle 14"/>
                <wp:cNvGraphicFramePr/>
                <a:graphic xmlns:a="http://schemas.openxmlformats.org/drawingml/2006/main">
                  <a:graphicData uri="http://schemas.microsoft.com/office/word/2010/wordprocessingShape">
                    <wps:wsp>
                      <wps:cNvSpPr/>
                      <wps:spPr>
                        <a:xfrm>
                          <a:off x="0" y="0"/>
                          <a:ext cx="1741381" cy="142583"/>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028EC" id="Rectangle 14" o:spid="_x0000_s1026" style="position:absolute;margin-left:299.8pt;margin-top:155.2pt;width:137.1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" filled="f" strokecolor="#1f3763 [1604]" strokeweight="1pt"/>
            </w:pict>
          </mc:Fallback>
        </mc:AlternateContent>
      </w:r>
      <w:r w:rsidR="007D6071" w:rsidRPr="007D6071">
        <w:rPr>
          <w:noProof/>
        </w:rPr>
        <w:drawing>
          <wp:inline distT="0" distB="0" distL="0" distR="0" wp14:anchorId="3ED61E82" wp14:editId="6C2D3102">
            <wp:extent cx="3786626" cy="2872356"/>
            <wp:effectExtent l="0" t="0" r="4445"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41"/>
                    <a:srcRect r="23042" b="1310"/>
                    <a:stretch/>
                  </pic:blipFill>
                  <pic:spPr bwMode="auto">
                    <a:xfrm>
                      <a:off x="0" y="0"/>
                      <a:ext cx="3789492" cy="2874530"/>
                    </a:xfrm>
                    <a:prstGeom prst="rect">
                      <a:avLst/>
                    </a:prstGeom>
                    <a:ln>
                      <a:noFill/>
                    </a:ln>
                    <a:extLst>
                      <a:ext uri="{53640926-AAD7-44D8-BBD7-CCE9431645EC}">
                        <a14:shadowObscured xmlns:a14="http://schemas.microsoft.com/office/drawing/2010/main"/>
                      </a:ext>
                    </a:extLst>
                  </pic:spPr>
                </pic:pic>
              </a:graphicData>
            </a:graphic>
          </wp:inline>
        </w:drawing>
      </w:r>
      <w:r w:rsidR="00657E77" w:rsidRPr="00657E77">
        <w:rPr>
          <w:noProof/>
        </w:rPr>
        <w:drawing>
          <wp:inline distT="0" distB="0" distL="0" distR="0" wp14:anchorId="1B57BF9E" wp14:editId="0DCDA404">
            <wp:extent cx="1828898" cy="2867111"/>
            <wp:effectExtent l="0" t="0" r="0" b="0"/>
            <wp:docPr id="12" name="Picture 1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able&#10;&#10;Description automatically generated with medium confidence"/>
                    <pic:cNvPicPr/>
                  </pic:nvPicPr>
                  <pic:blipFill rotWithShape="1">
                    <a:blip r:embed="rId42"/>
                    <a:srcRect b="13936"/>
                    <a:stretch/>
                  </pic:blipFill>
                  <pic:spPr bwMode="auto">
                    <a:xfrm>
                      <a:off x="0" y="0"/>
                      <a:ext cx="1829419" cy="2867928"/>
                    </a:xfrm>
                    <a:prstGeom prst="rect">
                      <a:avLst/>
                    </a:prstGeom>
                    <a:ln>
                      <a:noFill/>
                    </a:ln>
                    <a:extLst>
                      <a:ext uri="{53640926-AAD7-44D8-BBD7-CCE9431645EC}">
                        <a14:shadowObscured xmlns:a14="http://schemas.microsoft.com/office/drawing/2010/main"/>
                      </a:ext>
                    </a:extLst>
                  </pic:spPr>
                </pic:pic>
              </a:graphicData>
            </a:graphic>
          </wp:inline>
        </w:drawing>
      </w:r>
    </w:p>
    <w:p w14:paraId="45421BAF" w14:textId="38C5FEDA" w:rsidR="00E42E93" w:rsidRDefault="0041333F" w:rsidP="0041333F">
      <w:pPr>
        <w:pStyle w:val="Caption"/>
        <w:jc w:val="center"/>
      </w:pPr>
      <w:bookmarkStart w:id="251" w:name="_Toc76680606"/>
      <w:r>
        <w:t xml:space="preserve">Figure </w:t>
      </w:r>
      <w:fldSimple w:instr=" SEQ Figure \* ARABIC ">
        <w:r w:rsidR="00AC21CD">
          <w:rPr>
            <w:noProof/>
          </w:rPr>
          <w:t>8</w:t>
        </w:r>
      </w:fldSimple>
      <w:r>
        <w:t xml:space="preserve"> Logistic Regression </w:t>
      </w:r>
      <w:r w:rsidR="00AB52D1">
        <w:t>Model</w:t>
      </w:r>
      <w:bookmarkEnd w:id="251"/>
    </w:p>
    <w:p w14:paraId="3F75556C" w14:textId="1EDBB5B0" w:rsidR="00F40A09" w:rsidRDefault="00F40A09" w:rsidP="003A7D7A"/>
    <w:p w14:paraId="32E3B274" w14:textId="77777777" w:rsidR="0041333F" w:rsidRDefault="00167BB2" w:rsidP="0041333F">
      <w:pPr>
        <w:keepNext/>
        <w:jc w:val="center"/>
      </w:pPr>
      <w:r w:rsidRPr="00167BB2">
        <w:rPr>
          <w:noProof/>
        </w:rPr>
        <w:drawing>
          <wp:inline distT="0" distB="0" distL="0" distR="0" wp14:anchorId="283165C6" wp14:editId="206F2D76">
            <wp:extent cx="2889849" cy="1489697"/>
            <wp:effectExtent l="0" t="0" r="635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43"/>
                    <a:stretch>
                      <a:fillRect/>
                    </a:stretch>
                  </pic:blipFill>
                  <pic:spPr>
                    <a:xfrm>
                      <a:off x="0" y="0"/>
                      <a:ext cx="2894765" cy="1492231"/>
                    </a:xfrm>
                    <a:prstGeom prst="rect">
                      <a:avLst/>
                    </a:prstGeom>
                  </pic:spPr>
                </pic:pic>
              </a:graphicData>
            </a:graphic>
          </wp:inline>
        </w:drawing>
      </w:r>
    </w:p>
    <w:p w14:paraId="7F5E6303" w14:textId="1CEDE83C" w:rsidR="00167BB2" w:rsidRDefault="0041333F" w:rsidP="0041333F">
      <w:pPr>
        <w:pStyle w:val="Caption"/>
        <w:jc w:val="center"/>
      </w:pPr>
      <w:bookmarkStart w:id="252" w:name="_Toc76680607"/>
      <w:r>
        <w:t xml:space="preserve">Figure </w:t>
      </w:r>
      <w:fldSimple w:instr=" SEQ Figure \* ARABIC ">
        <w:r w:rsidR="00AC21CD">
          <w:rPr>
            <w:noProof/>
          </w:rPr>
          <w:t>9</w:t>
        </w:r>
      </w:fldSimple>
      <w:r>
        <w:t xml:space="preserve"> Logistic Regression Performance Metrics</w:t>
      </w:r>
      <w:bookmarkEnd w:id="252"/>
    </w:p>
    <w:p w14:paraId="6B9DD93D" w14:textId="77777777" w:rsidR="003D06EC" w:rsidRDefault="003D06EC" w:rsidP="003D06EC">
      <w:pPr>
        <w:pStyle w:val="Heading2"/>
      </w:pPr>
      <w:r>
        <w:lastRenderedPageBreak/>
        <w:t>Naïve Bayes</w:t>
      </w:r>
    </w:p>
    <w:p w14:paraId="721EBB9C" w14:textId="34134AB7" w:rsidR="00623890" w:rsidRDefault="003D06EC" w:rsidP="00F87735">
      <w:pPr>
        <w:ind w:firstLine="720"/>
        <w:jc w:val="both"/>
      </w:pPr>
      <w:commentRangeStart w:id="253"/>
      <w:r>
        <w:t>Naïve</w:t>
      </w:r>
      <w:commentRangeEnd w:id="253"/>
      <w:r w:rsidR="00B86E8E">
        <w:rPr>
          <w:rStyle w:val="CommentReference"/>
        </w:rPr>
        <w:commentReference w:id="253"/>
      </w:r>
      <w:r>
        <w:t xml:space="preserve"> </w:t>
      </w:r>
      <w:r w:rsidR="0067641C">
        <w:t>B</w:t>
      </w:r>
      <w:r>
        <w:t xml:space="preserve">ayes is </w:t>
      </w:r>
      <w:r w:rsidR="00195450">
        <w:t xml:space="preserve">an </w:t>
      </w:r>
      <w:r>
        <w:t>eager learning algorithm widely used for classification purposes and can be applied for multiclass prediction and performs better than linear regression algorithms.</w:t>
      </w:r>
      <w:r w:rsidR="00266F33">
        <w:t xml:space="preserve"> This </w:t>
      </w:r>
      <w:r w:rsidR="00A10EBC">
        <w:t>model assumes</w:t>
      </w:r>
      <w:r w:rsidR="00266F33">
        <w:t xml:space="preserve"> </w:t>
      </w:r>
      <w:r w:rsidR="00266F33" w:rsidRPr="00D95757">
        <w:rPr>
          <w:b/>
          <w:bCs/>
        </w:rPr>
        <w:t>c</w:t>
      </w:r>
      <w:r w:rsidR="00E5684C">
        <w:rPr>
          <w:b/>
          <w:bCs/>
        </w:rPr>
        <w:t>lass conditional</w:t>
      </w:r>
      <w:r w:rsidR="00266F33" w:rsidRPr="00D95757">
        <w:rPr>
          <w:b/>
          <w:bCs/>
        </w:rPr>
        <w:t xml:space="preserve"> independence</w:t>
      </w:r>
      <w:r w:rsidR="0067641C">
        <w:rPr>
          <w:b/>
          <w:bCs/>
        </w:rPr>
        <w:t>,</w:t>
      </w:r>
      <w:r w:rsidR="00A10EBC">
        <w:t xml:space="preserve"> which is more suitable for the </w:t>
      </w:r>
      <w:r w:rsidR="00D95757">
        <w:t xml:space="preserve">current </w:t>
      </w:r>
      <w:r w:rsidR="00A10EBC">
        <w:t xml:space="preserve">life expectancy dataset. </w:t>
      </w:r>
      <w:r>
        <w:t xml:space="preserve"> We build model</w:t>
      </w:r>
      <w:r w:rsidR="00195450">
        <w:t>s</w:t>
      </w:r>
      <w:r>
        <w:t xml:space="preserve"> using </w:t>
      </w:r>
      <w:r w:rsidRPr="00404E77">
        <w:rPr>
          <w:b/>
          <w:bCs/>
        </w:rPr>
        <w:t>Gaussian Model</w:t>
      </w:r>
      <w:r>
        <w:t xml:space="preserve"> and </w:t>
      </w:r>
      <w:r w:rsidRPr="00404E77">
        <w:rPr>
          <w:b/>
          <w:bCs/>
        </w:rPr>
        <w:t>Bernoulli Model</w:t>
      </w:r>
      <w:r>
        <w:t xml:space="preserve">. We choose to apply Gaussian Model as the features in our model are normalised using </w:t>
      </w:r>
      <w:r w:rsidR="00E5684C">
        <w:t xml:space="preserve">the </w:t>
      </w:r>
      <w:r>
        <w:t>StandardScalar technique</w:t>
      </w:r>
      <w:r w:rsidR="00E5684C">
        <w:t>. T</w:t>
      </w:r>
      <w:r>
        <w:t xml:space="preserve">his model is suitable for our current dataset. Compared to Gaussian, Bernoulli Model is not very suitable for the application as our data is not </w:t>
      </w:r>
      <w:r w:rsidR="00E5684C">
        <w:t xml:space="preserve">a </w:t>
      </w:r>
      <w:r>
        <w:t>binomial model</w:t>
      </w:r>
      <w:r w:rsidR="00E5684C">
        <w:t>;</w:t>
      </w:r>
      <w:r>
        <w:t xml:space="preserve"> hence</w:t>
      </w:r>
      <w:r w:rsidR="0045451B">
        <w:t>, it might result in lower accuracy when applied</w:t>
      </w:r>
      <w:r>
        <w:t xml:space="preserve">. </w:t>
      </w:r>
    </w:p>
    <w:p w14:paraId="4434B4EC" w14:textId="77777777" w:rsidR="00AB52D1" w:rsidRDefault="004B0914" w:rsidP="00AB52D1">
      <w:pPr>
        <w:keepNext/>
        <w:jc w:val="both"/>
      </w:pPr>
      <w:r w:rsidRPr="004B0914">
        <w:rPr>
          <w:noProof/>
        </w:rPr>
        <w:drawing>
          <wp:inline distT="0" distB="0" distL="0" distR="0" wp14:anchorId="0CD9FAC9" wp14:editId="052F4146">
            <wp:extent cx="2889250" cy="3405351"/>
            <wp:effectExtent l="0" t="0" r="635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4"/>
                    <a:stretch>
                      <a:fillRect/>
                    </a:stretch>
                  </pic:blipFill>
                  <pic:spPr>
                    <a:xfrm>
                      <a:off x="0" y="0"/>
                      <a:ext cx="2903745" cy="3422435"/>
                    </a:xfrm>
                    <a:prstGeom prst="rect">
                      <a:avLst/>
                    </a:prstGeom>
                  </pic:spPr>
                </pic:pic>
              </a:graphicData>
            </a:graphic>
          </wp:inline>
        </w:drawing>
      </w:r>
      <w:r w:rsidR="00511613" w:rsidRPr="00511613">
        <w:rPr>
          <w:noProof/>
        </w:rPr>
        <w:t xml:space="preserve"> </w:t>
      </w:r>
      <w:r w:rsidR="00511613" w:rsidRPr="00511613">
        <w:rPr>
          <w:noProof/>
        </w:rPr>
        <w:drawing>
          <wp:inline distT="0" distB="0" distL="0" distR="0" wp14:anchorId="41111B06" wp14:editId="560F55C5">
            <wp:extent cx="2760345" cy="3405351"/>
            <wp:effectExtent l="0" t="0" r="1905"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5"/>
                    <a:stretch>
                      <a:fillRect/>
                    </a:stretch>
                  </pic:blipFill>
                  <pic:spPr>
                    <a:xfrm>
                      <a:off x="0" y="0"/>
                      <a:ext cx="2787928" cy="3439380"/>
                    </a:xfrm>
                    <a:prstGeom prst="rect">
                      <a:avLst/>
                    </a:prstGeom>
                  </pic:spPr>
                </pic:pic>
              </a:graphicData>
            </a:graphic>
          </wp:inline>
        </w:drawing>
      </w:r>
    </w:p>
    <w:p w14:paraId="1887AB6C" w14:textId="07BCE850" w:rsidR="00AB52D1" w:rsidRDefault="00AB52D1" w:rsidP="00AB52D1">
      <w:pPr>
        <w:pStyle w:val="Caption"/>
        <w:jc w:val="center"/>
      </w:pPr>
      <w:bookmarkStart w:id="254" w:name="_Toc76680608"/>
      <w:r>
        <w:t xml:space="preserve">Figure </w:t>
      </w:r>
      <w:fldSimple w:instr=" SEQ Figure \* ARABIC ">
        <w:r w:rsidR="00AC21CD">
          <w:rPr>
            <w:noProof/>
          </w:rPr>
          <w:t>10</w:t>
        </w:r>
      </w:fldSimple>
      <w:r w:rsidRPr="006E1876">
        <w:t xml:space="preserve"> Gaussian </w:t>
      </w:r>
      <w:r>
        <w:t xml:space="preserve">and Bernoulli </w:t>
      </w:r>
      <w:r w:rsidRPr="006E1876">
        <w:t>Naive Bayes Model</w:t>
      </w:r>
      <w:r>
        <w:t>s</w:t>
      </w:r>
      <w:bookmarkEnd w:id="254"/>
    </w:p>
    <w:p w14:paraId="68196FD7" w14:textId="77777777" w:rsidR="00404E77" w:rsidRDefault="00404E77" w:rsidP="00623890">
      <w:pPr>
        <w:jc w:val="both"/>
        <w:rPr>
          <w:noProof/>
        </w:rPr>
      </w:pPr>
    </w:p>
    <w:p w14:paraId="43621D68" w14:textId="356AE11B" w:rsidR="00AB52D1" w:rsidRDefault="00C404D2" w:rsidP="00960326">
      <w:pPr>
        <w:keepNext/>
        <w:jc w:val="center"/>
      </w:pPr>
      <w:r w:rsidRPr="00C404D2">
        <w:rPr>
          <w:noProof/>
        </w:rPr>
        <w:drawing>
          <wp:inline distT="0" distB="0" distL="0" distR="0" wp14:anchorId="1C431AFD" wp14:editId="5B1ADF87">
            <wp:extent cx="2660082" cy="1528877"/>
            <wp:effectExtent l="0" t="0" r="6985"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rotWithShape="1">
                    <a:blip r:embed="rId46"/>
                    <a:srcRect l="3095"/>
                    <a:stretch/>
                  </pic:blipFill>
                  <pic:spPr bwMode="auto">
                    <a:xfrm>
                      <a:off x="0" y="0"/>
                      <a:ext cx="2660082" cy="1528877"/>
                    </a:xfrm>
                    <a:prstGeom prst="rect">
                      <a:avLst/>
                    </a:prstGeom>
                    <a:ln>
                      <a:noFill/>
                    </a:ln>
                    <a:extLst>
                      <a:ext uri="{53640926-AAD7-44D8-BBD7-CCE9431645EC}">
                        <a14:shadowObscured xmlns:a14="http://schemas.microsoft.com/office/drawing/2010/main"/>
                      </a:ext>
                    </a:extLst>
                  </pic:spPr>
                </pic:pic>
              </a:graphicData>
            </a:graphic>
          </wp:inline>
        </w:drawing>
      </w:r>
    </w:p>
    <w:p w14:paraId="6B341B52" w14:textId="73E9A609" w:rsidR="00511613" w:rsidRDefault="00AB52D1" w:rsidP="00960326">
      <w:pPr>
        <w:pStyle w:val="Caption"/>
        <w:jc w:val="center"/>
        <w:rPr>
          <w:noProof/>
        </w:rPr>
      </w:pPr>
      <w:bookmarkStart w:id="255" w:name="_Toc76680609"/>
      <w:r>
        <w:t xml:space="preserve">Figure </w:t>
      </w:r>
      <w:fldSimple w:instr=" SEQ Figure \* ARABIC ">
        <w:r w:rsidR="00AC21CD">
          <w:rPr>
            <w:noProof/>
          </w:rPr>
          <w:t>11</w:t>
        </w:r>
      </w:fldSimple>
      <w:r>
        <w:t xml:space="preserve"> Gaussian Naive Bayes </w:t>
      </w:r>
      <w:r w:rsidRPr="00510DF5">
        <w:t>Performance Metrics</w:t>
      </w:r>
      <w:bookmarkEnd w:id="255"/>
    </w:p>
    <w:p w14:paraId="1E7A3BEF" w14:textId="655E4DCD" w:rsidR="00EC3B3D" w:rsidRDefault="00EC3B3D" w:rsidP="00454E79">
      <w:pPr>
        <w:rPr>
          <w:noProof/>
        </w:rPr>
      </w:pPr>
    </w:p>
    <w:p w14:paraId="37528548" w14:textId="77777777" w:rsidR="00960326" w:rsidRDefault="00960326" w:rsidP="00960326">
      <w:pPr>
        <w:keepNext/>
        <w:jc w:val="center"/>
      </w:pPr>
      <w:r w:rsidRPr="00431BD5">
        <w:rPr>
          <w:noProof/>
        </w:rPr>
        <w:lastRenderedPageBreak/>
        <w:drawing>
          <wp:inline distT="0" distB="0" distL="0" distR="0" wp14:anchorId="1A73DC2A" wp14:editId="69D1F67F">
            <wp:extent cx="2828544" cy="1508557"/>
            <wp:effectExtent l="0" t="0" r="0" b="0"/>
            <wp:docPr id="73" name="Picture 7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 letter&#10;&#10;Description automatically generated"/>
                    <pic:cNvPicPr/>
                  </pic:nvPicPr>
                  <pic:blipFill>
                    <a:blip r:embed="rId47"/>
                    <a:stretch>
                      <a:fillRect/>
                    </a:stretch>
                  </pic:blipFill>
                  <pic:spPr>
                    <a:xfrm>
                      <a:off x="0" y="0"/>
                      <a:ext cx="2850921" cy="1520491"/>
                    </a:xfrm>
                    <a:prstGeom prst="rect">
                      <a:avLst/>
                    </a:prstGeom>
                  </pic:spPr>
                </pic:pic>
              </a:graphicData>
            </a:graphic>
          </wp:inline>
        </w:drawing>
      </w:r>
    </w:p>
    <w:p w14:paraId="6DDBA0D1" w14:textId="7912166D" w:rsidR="00960326" w:rsidRDefault="00960326" w:rsidP="00960326">
      <w:pPr>
        <w:pStyle w:val="Caption"/>
        <w:jc w:val="center"/>
      </w:pPr>
      <w:bookmarkStart w:id="256" w:name="_Toc76680610"/>
      <w:r>
        <w:t xml:space="preserve">Figure </w:t>
      </w:r>
      <w:fldSimple w:instr=" SEQ Figure \* ARABIC ">
        <w:r w:rsidR="00AC21CD">
          <w:rPr>
            <w:noProof/>
          </w:rPr>
          <w:t>12</w:t>
        </w:r>
      </w:fldSimple>
      <w:r>
        <w:t xml:space="preserve"> </w:t>
      </w:r>
      <w:r w:rsidRPr="00346972">
        <w:t xml:space="preserve">Bernoulli Naive Bayes </w:t>
      </w:r>
      <w:r>
        <w:t>Performance Metrics</w:t>
      </w:r>
      <w:bookmarkEnd w:id="256"/>
    </w:p>
    <w:p w14:paraId="02DADC5A" w14:textId="77777777" w:rsidR="00960326" w:rsidRPr="00960326" w:rsidRDefault="00960326" w:rsidP="00960326"/>
    <w:p w14:paraId="671E0047" w14:textId="4C57F143" w:rsidR="00235778" w:rsidRDefault="00235778" w:rsidP="000D61AC">
      <w:pPr>
        <w:pStyle w:val="Heading2"/>
      </w:pPr>
      <w:r>
        <w:t xml:space="preserve">K-Nearest </w:t>
      </w:r>
      <w:r w:rsidR="002774A1">
        <w:t>Neighbors</w:t>
      </w:r>
    </w:p>
    <w:p w14:paraId="64CF8389" w14:textId="549E82A7" w:rsidR="003F3A00" w:rsidRPr="003F3A00" w:rsidRDefault="0045451B" w:rsidP="00F87735">
      <w:pPr>
        <w:ind w:firstLine="720"/>
        <w:jc w:val="both"/>
      </w:pPr>
      <w:r>
        <w:t>KNN is a simple yet effective machine learning algorithm. Unlike Naïve Bayes Algorithm, KNN is lazy learning algorithm and does not make any assumptions of the data distribution in the dataset. This model predicts the target based on the similarity measures and is well suitable for multi-modal classes</w:t>
      </w:r>
      <w:r w:rsidR="008E5AD9">
        <w:t xml:space="preserve">. We have built </w:t>
      </w:r>
      <w:r w:rsidR="00C02243">
        <w:t xml:space="preserve">the </w:t>
      </w:r>
      <w:r w:rsidR="008E5AD9">
        <w:t>KNN model using default parameters and predicted the target for n=5</w:t>
      </w:r>
      <w:r w:rsidR="00C02243">
        <w:t>. P</w:t>
      </w:r>
      <w:r w:rsidR="008E5AD9">
        <w:t>redicting for n=3 or n=4 gives higher accuracy but could result in overfitting as we consider only few nearest neighbours to determine the target value.</w:t>
      </w:r>
      <w:r w:rsidR="00887B4B">
        <w:t xml:space="preserve"> </w:t>
      </w:r>
      <w:r w:rsidR="008E5AD9">
        <w:t xml:space="preserve">This model </w:t>
      </w:r>
      <w:r w:rsidR="00D1055F">
        <w:t>resulted in accuracy of 85% as pictured below.</w:t>
      </w:r>
    </w:p>
    <w:p w14:paraId="166F82EB" w14:textId="488CD2D9" w:rsidR="00A63484" w:rsidRDefault="00A63484" w:rsidP="00A63484"/>
    <w:p w14:paraId="64228546" w14:textId="77777777" w:rsidR="00117E20" w:rsidRDefault="00E31167" w:rsidP="00117E20">
      <w:pPr>
        <w:keepNext/>
        <w:jc w:val="center"/>
      </w:pPr>
      <w:r w:rsidRPr="00E31167">
        <w:rPr>
          <w:noProof/>
        </w:rPr>
        <w:drawing>
          <wp:inline distT="0" distB="0" distL="0" distR="0" wp14:anchorId="76A3FB5A" wp14:editId="2A1719B0">
            <wp:extent cx="5434642" cy="4079294"/>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stretch>
                      <a:fillRect/>
                    </a:stretch>
                  </pic:blipFill>
                  <pic:spPr>
                    <a:xfrm>
                      <a:off x="0" y="0"/>
                      <a:ext cx="5452987" cy="4093064"/>
                    </a:xfrm>
                    <a:prstGeom prst="rect">
                      <a:avLst/>
                    </a:prstGeom>
                  </pic:spPr>
                </pic:pic>
              </a:graphicData>
            </a:graphic>
          </wp:inline>
        </w:drawing>
      </w:r>
    </w:p>
    <w:p w14:paraId="1962B178" w14:textId="549D8A2F" w:rsidR="00B14976" w:rsidRDefault="00117E20" w:rsidP="00117E20">
      <w:pPr>
        <w:pStyle w:val="Caption"/>
        <w:jc w:val="center"/>
        <w:rPr>
          <w:noProof/>
        </w:rPr>
      </w:pPr>
      <w:bookmarkStart w:id="257" w:name="_Toc76680611"/>
      <w:r>
        <w:t xml:space="preserve">Figure </w:t>
      </w:r>
      <w:fldSimple w:instr=" SEQ Figure \* ARABIC ">
        <w:r w:rsidR="00AC21CD">
          <w:rPr>
            <w:noProof/>
          </w:rPr>
          <w:t>13</w:t>
        </w:r>
      </w:fldSimple>
      <w:r>
        <w:t xml:space="preserve"> K Nearest Neighbor Model</w:t>
      </w:r>
      <w:bookmarkEnd w:id="257"/>
    </w:p>
    <w:p w14:paraId="6477ED5C" w14:textId="07BE9006" w:rsidR="00EC3B3D" w:rsidRDefault="00EC3B3D" w:rsidP="008B4847">
      <w:pPr>
        <w:jc w:val="center"/>
        <w:rPr>
          <w:noProof/>
        </w:rPr>
      </w:pPr>
    </w:p>
    <w:p w14:paraId="7E666EBE" w14:textId="77777777" w:rsidR="00117E20" w:rsidRDefault="00117E20" w:rsidP="00117E20">
      <w:pPr>
        <w:keepNext/>
      </w:pPr>
      <w:r>
        <w:rPr>
          <w:noProof/>
        </w:rPr>
        <w:lastRenderedPageBreak/>
        <mc:AlternateContent>
          <mc:Choice Requires="wps">
            <w:drawing>
              <wp:anchor distT="0" distB="0" distL="114300" distR="114300" simplePos="0" relativeHeight="251677696" behindDoc="0" locked="0" layoutInCell="1" allowOverlap="1" wp14:anchorId="18155BBD" wp14:editId="6F2559CC">
                <wp:simplePos x="0" y="0"/>
                <wp:positionH relativeFrom="margin">
                  <wp:posOffset>-44342</wp:posOffset>
                </wp:positionH>
                <wp:positionV relativeFrom="paragraph">
                  <wp:posOffset>-3558</wp:posOffset>
                </wp:positionV>
                <wp:extent cx="2727325" cy="130810"/>
                <wp:effectExtent l="76200" t="76200" r="92075" b="97790"/>
                <wp:wrapNone/>
                <wp:docPr id="27" name="Rectangle 27"/>
                <wp:cNvGraphicFramePr/>
                <a:graphic xmlns:a="http://schemas.openxmlformats.org/drawingml/2006/main">
                  <a:graphicData uri="http://schemas.microsoft.com/office/word/2010/wordprocessingShape">
                    <wps:wsp>
                      <wps:cNvSpPr/>
                      <wps:spPr>
                        <a:xfrm>
                          <a:off x="0" y="0"/>
                          <a:ext cx="2727325" cy="130810"/>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5AB1A" id="Rectangle 27" o:spid="_x0000_s1026" style="position:absolute;margin-left:-3.5pt;margin-top:-.3pt;width:214.75pt;height:10.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" filled="f" strokecolor="#1f3763 [1604]" strokeweight="1pt">
                <w10:wrap anchorx="margin"/>
              </v:rect>
            </w:pict>
          </mc:Fallback>
        </mc:AlternateContent>
      </w:r>
      <w:r w:rsidR="00B14976" w:rsidRPr="00B14976">
        <w:rPr>
          <w:noProof/>
        </w:rPr>
        <w:drawing>
          <wp:inline distT="0" distB="0" distL="0" distR="0" wp14:anchorId="2C20C58F" wp14:editId="2A2B27E2">
            <wp:extent cx="2771319" cy="2268748"/>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49"/>
                    <a:stretch>
                      <a:fillRect/>
                    </a:stretch>
                  </pic:blipFill>
                  <pic:spPr>
                    <a:xfrm>
                      <a:off x="0" y="0"/>
                      <a:ext cx="2773719" cy="2270712"/>
                    </a:xfrm>
                    <a:prstGeom prst="rect">
                      <a:avLst/>
                    </a:prstGeom>
                  </pic:spPr>
                </pic:pic>
              </a:graphicData>
            </a:graphic>
          </wp:inline>
        </w:drawing>
      </w:r>
      <w:r w:rsidR="00690061">
        <w:t xml:space="preserve"> </w:t>
      </w:r>
      <w:r w:rsidR="00690061">
        <w:tab/>
      </w:r>
      <w:r w:rsidR="0018200B" w:rsidRPr="0018200B">
        <w:rPr>
          <w:noProof/>
        </w:rPr>
        <w:drawing>
          <wp:inline distT="0" distB="0" distL="0" distR="0" wp14:anchorId="7E8A6B5B" wp14:editId="596E08C8">
            <wp:extent cx="2448556" cy="1388853"/>
            <wp:effectExtent l="0" t="0" r="9525" b="190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50"/>
                    <a:stretch>
                      <a:fillRect/>
                    </a:stretch>
                  </pic:blipFill>
                  <pic:spPr>
                    <a:xfrm>
                      <a:off x="0" y="0"/>
                      <a:ext cx="2455378" cy="1392722"/>
                    </a:xfrm>
                    <a:prstGeom prst="rect">
                      <a:avLst/>
                    </a:prstGeom>
                  </pic:spPr>
                </pic:pic>
              </a:graphicData>
            </a:graphic>
          </wp:inline>
        </w:drawing>
      </w:r>
    </w:p>
    <w:p w14:paraId="7D8B87FF" w14:textId="17A873D0" w:rsidR="006123C0" w:rsidRDefault="00117E20" w:rsidP="00117E20">
      <w:pPr>
        <w:pStyle w:val="Caption"/>
        <w:ind w:left="5040" w:firstLine="720"/>
      </w:pPr>
      <w:bookmarkStart w:id="258" w:name="_Toc76680612"/>
      <w:r>
        <w:t xml:space="preserve">Figure </w:t>
      </w:r>
      <w:fldSimple w:instr=" SEQ Figure \* ARABIC ">
        <w:r w:rsidR="00AC21CD">
          <w:rPr>
            <w:noProof/>
          </w:rPr>
          <w:t>14</w:t>
        </w:r>
      </w:fldSimple>
      <w:r>
        <w:t xml:space="preserve"> KNN Performance Metrics</w:t>
      </w:r>
      <w:bookmarkEnd w:id="258"/>
    </w:p>
    <w:p w14:paraId="0EBAF3A8" w14:textId="77777777" w:rsidR="0018200B" w:rsidRPr="00A63484" w:rsidRDefault="0018200B" w:rsidP="008B4847">
      <w:pPr>
        <w:jc w:val="center"/>
      </w:pPr>
    </w:p>
    <w:p w14:paraId="266E7AC7" w14:textId="4ADA3A3D" w:rsidR="00235778" w:rsidRDefault="00235778" w:rsidP="000D61AC">
      <w:pPr>
        <w:pStyle w:val="Heading2"/>
      </w:pPr>
      <w:r>
        <w:t xml:space="preserve">Support Vector Machine </w:t>
      </w:r>
    </w:p>
    <w:p w14:paraId="30F900F1" w14:textId="1C197455" w:rsidR="000F3458" w:rsidRPr="000F3458" w:rsidRDefault="000F784E" w:rsidP="0012556D">
      <w:pPr>
        <w:ind w:firstLine="720"/>
        <w:jc w:val="both"/>
      </w:pPr>
      <w:commentRangeStart w:id="259"/>
      <w:r>
        <w:t xml:space="preserve">SVM </w:t>
      </w:r>
      <w:commentRangeEnd w:id="259"/>
      <w:r w:rsidR="00BD6B32">
        <w:rPr>
          <w:rStyle w:val="CommentReference"/>
        </w:rPr>
        <w:commentReference w:id="259"/>
      </w:r>
      <w:r>
        <w:t xml:space="preserve">is </w:t>
      </w:r>
      <w:r w:rsidR="00C02243">
        <w:t>a robust, powerful machine learning algorithm that classifies data using the hyperplane concept,</w:t>
      </w:r>
      <w:r w:rsidR="00395244">
        <w:t xml:space="preserve"> separating with maximum margin</w:t>
      </w:r>
      <w:r w:rsidR="00BA59A1">
        <w:t xml:space="preserve">. It is </w:t>
      </w:r>
      <w:r w:rsidR="00C02243">
        <w:t>a well-known</w:t>
      </w:r>
      <w:r w:rsidR="00F45952">
        <w:t>,</w:t>
      </w:r>
      <w:r w:rsidR="00C02243">
        <w:t xml:space="preserve"> most efficient ML algorithm for data with non-regularity, i.e., unknown distribution</w:t>
      </w:r>
      <w:r w:rsidR="00365B36">
        <w:t>,</w:t>
      </w:r>
      <w:r w:rsidR="00C02243">
        <w:t xml:space="preserve"> and</w:t>
      </w:r>
      <w:r w:rsidR="00AD455D">
        <w:t xml:space="preserve"> can easily be overfitted</w:t>
      </w:r>
      <w:r w:rsidR="00BB17F3">
        <w:t xml:space="preserve">. </w:t>
      </w:r>
      <w:r w:rsidR="00B11A65">
        <w:t xml:space="preserve">This model makes use of kernel functions to perform non-linear partitioning </w:t>
      </w:r>
      <w:r w:rsidR="00AD455D">
        <w:t xml:space="preserve">on the current life expectancy dataset. We build </w:t>
      </w:r>
      <w:r w:rsidR="00C02243">
        <w:t xml:space="preserve">the </w:t>
      </w:r>
      <w:r w:rsidR="00AD455D">
        <w:t xml:space="preserve">model using all the </w:t>
      </w:r>
      <w:r w:rsidR="00620D8D">
        <w:t>four kernel</w:t>
      </w:r>
      <w:r w:rsidR="00AD455D">
        <w:t xml:space="preserve"> function</w:t>
      </w:r>
      <w:r w:rsidR="00620D8D">
        <w:t>s</w:t>
      </w:r>
      <w:r w:rsidR="00AD455D">
        <w:t xml:space="preserve"> </w:t>
      </w:r>
      <w:r w:rsidR="00491080" w:rsidRPr="00CB4ED7">
        <w:rPr>
          <w:b/>
          <w:bCs/>
        </w:rPr>
        <w:t>linear</w:t>
      </w:r>
      <w:r w:rsidR="0031581F" w:rsidRPr="00CB4ED7">
        <w:rPr>
          <w:b/>
          <w:bCs/>
        </w:rPr>
        <w:t>, radial basis, polynomial</w:t>
      </w:r>
      <w:r w:rsidR="0031581F">
        <w:t xml:space="preserve"> and </w:t>
      </w:r>
      <w:r w:rsidR="0031581F" w:rsidRPr="00CB4ED7">
        <w:rPr>
          <w:b/>
          <w:bCs/>
        </w:rPr>
        <w:t>sigmoid</w:t>
      </w:r>
      <w:r w:rsidR="00491080">
        <w:t>.</w:t>
      </w:r>
      <w:r w:rsidR="0031581F">
        <w:t xml:space="preserve"> Also, the other tuning </w:t>
      </w:r>
      <w:r w:rsidR="00620D8D" w:rsidRPr="00CB4ED7">
        <w:rPr>
          <w:b/>
          <w:bCs/>
        </w:rPr>
        <w:t>hyper</w:t>
      </w:r>
      <w:r w:rsidR="0031581F" w:rsidRPr="00CB4ED7">
        <w:rPr>
          <w:b/>
          <w:bCs/>
        </w:rPr>
        <w:t xml:space="preserve">parameter </w:t>
      </w:r>
      <w:r w:rsidR="00E44A8E" w:rsidRPr="00CB4ED7">
        <w:rPr>
          <w:b/>
          <w:bCs/>
        </w:rPr>
        <w:t>C</w:t>
      </w:r>
      <w:r w:rsidR="00620D8D">
        <w:t xml:space="preserve"> </w:t>
      </w:r>
      <w:r w:rsidR="004807DB">
        <w:t xml:space="preserve">and </w:t>
      </w:r>
      <w:r w:rsidR="00EC2711">
        <w:t xml:space="preserve">kernel coefficient </w:t>
      </w:r>
      <w:r w:rsidR="00EC2711" w:rsidRPr="00CB4ED7">
        <w:rPr>
          <w:b/>
          <w:bCs/>
        </w:rPr>
        <w:t>gamma</w:t>
      </w:r>
      <w:r w:rsidR="00EC2711">
        <w:t xml:space="preserve">, </w:t>
      </w:r>
      <w:r w:rsidR="00620D8D">
        <w:t>used for soft margin classification.</w:t>
      </w:r>
      <w:r w:rsidR="00E44A8E">
        <w:t xml:space="preserve"> </w:t>
      </w:r>
      <w:r w:rsidR="00620D8D">
        <w:t>Lower the value of c</w:t>
      </w:r>
      <w:r w:rsidR="00365B36">
        <w:t>,</w:t>
      </w:r>
      <w:r w:rsidR="00620D8D">
        <w:t xml:space="preserve"> </w:t>
      </w:r>
      <w:r w:rsidR="006324FD">
        <w:t xml:space="preserve">wider the margins and higher the violations when data is classified. </w:t>
      </w:r>
    </w:p>
    <w:p w14:paraId="1795F9E9" w14:textId="77777777" w:rsidR="00DB39D2" w:rsidRDefault="00F60A41" w:rsidP="00DB39D2">
      <w:pPr>
        <w:keepNext/>
      </w:pPr>
      <w:r w:rsidRPr="00F60A41">
        <w:rPr>
          <w:noProof/>
        </w:rPr>
        <w:drawing>
          <wp:inline distT="0" distB="0" distL="0" distR="0" wp14:anchorId="21E50C6E" wp14:editId="5807B2DF">
            <wp:extent cx="5731510" cy="3886835"/>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1"/>
                    <a:stretch>
                      <a:fillRect/>
                    </a:stretch>
                  </pic:blipFill>
                  <pic:spPr>
                    <a:xfrm>
                      <a:off x="0" y="0"/>
                      <a:ext cx="5731510" cy="3886835"/>
                    </a:xfrm>
                    <a:prstGeom prst="rect">
                      <a:avLst/>
                    </a:prstGeom>
                  </pic:spPr>
                </pic:pic>
              </a:graphicData>
            </a:graphic>
          </wp:inline>
        </w:drawing>
      </w:r>
    </w:p>
    <w:p w14:paraId="62C64892" w14:textId="24C4249A" w:rsidR="00AD0C78" w:rsidRDefault="00DB39D2" w:rsidP="00671BA3">
      <w:pPr>
        <w:pStyle w:val="Caption"/>
        <w:jc w:val="center"/>
      </w:pPr>
      <w:bookmarkStart w:id="260" w:name="_Toc76680613"/>
      <w:r>
        <w:t xml:space="preserve">Figure </w:t>
      </w:r>
      <w:fldSimple w:instr=" SEQ Figure \* ARABIC ">
        <w:r w:rsidR="00AC21CD">
          <w:rPr>
            <w:noProof/>
          </w:rPr>
          <w:t>15</w:t>
        </w:r>
      </w:fldSimple>
      <w:r>
        <w:t xml:space="preserve"> Support Vector Machine Model</w:t>
      </w:r>
      <w:bookmarkEnd w:id="260"/>
    </w:p>
    <w:p w14:paraId="52AD3C3E" w14:textId="77777777" w:rsidR="00DB39D2" w:rsidRDefault="00B8236E" w:rsidP="00DB39D2">
      <w:pPr>
        <w:keepNext/>
        <w:jc w:val="center"/>
      </w:pPr>
      <w:r w:rsidRPr="00B8236E">
        <w:rPr>
          <w:noProof/>
        </w:rPr>
        <w:lastRenderedPageBreak/>
        <w:drawing>
          <wp:inline distT="0" distB="0" distL="0" distR="0" wp14:anchorId="17E1F26D" wp14:editId="5A66F179">
            <wp:extent cx="4176979" cy="1533626"/>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52"/>
                    <a:stretch>
                      <a:fillRect/>
                    </a:stretch>
                  </pic:blipFill>
                  <pic:spPr>
                    <a:xfrm>
                      <a:off x="0" y="0"/>
                      <a:ext cx="4196401" cy="1540757"/>
                    </a:xfrm>
                    <a:prstGeom prst="rect">
                      <a:avLst/>
                    </a:prstGeom>
                  </pic:spPr>
                </pic:pic>
              </a:graphicData>
            </a:graphic>
          </wp:inline>
        </w:drawing>
      </w:r>
    </w:p>
    <w:p w14:paraId="747D47DF" w14:textId="48B06655" w:rsidR="00B8236E" w:rsidRDefault="00DB39D2" w:rsidP="00DB39D2">
      <w:pPr>
        <w:pStyle w:val="Caption"/>
        <w:jc w:val="center"/>
      </w:pPr>
      <w:bookmarkStart w:id="261" w:name="_Toc76680614"/>
      <w:r>
        <w:t xml:space="preserve">Figure </w:t>
      </w:r>
      <w:fldSimple w:instr=" SEQ Figure \* ARABIC ">
        <w:r w:rsidR="00AC21CD">
          <w:rPr>
            <w:noProof/>
          </w:rPr>
          <w:t>16</w:t>
        </w:r>
      </w:fldSimple>
      <w:r>
        <w:t xml:space="preserve"> SVM Highest accuracy with different Kernels</w:t>
      </w:r>
      <w:bookmarkEnd w:id="261"/>
    </w:p>
    <w:p w14:paraId="7CF614BB" w14:textId="77777777" w:rsidR="004E0962" w:rsidRDefault="004E0962" w:rsidP="00AD0C78"/>
    <w:p w14:paraId="74C851B1" w14:textId="2BC32891" w:rsidR="004E0962" w:rsidRDefault="004E0962" w:rsidP="004E0962">
      <w:pPr>
        <w:ind w:firstLine="720"/>
        <w:jc w:val="both"/>
      </w:pPr>
      <w:r>
        <w:t xml:space="preserve">We built the classification machine learning model using SVM and identified the maximum accuracy point with respective kernel coefficient values and hyperparameter C. The results are displayed above. The performance </w:t>
      </w:r>
      <w:r w:rsidR="00243863">
        <w:t>and the respective metric values are calculated for all the built models</w:t>
      </w:r>
      <w:r w:rsidR="00365B36">
        <w:t>,</w:t>
      </w:r>
      <w:r w:rsidR="00243863">
        <w:t xml:space="preserve"> and their accuracies are as below.</w:t>
      </w:r>
      <w:r w:rsidR="00404E77">
        <w:t xml:space="preserve"> </w:t>
      </w:r>
    </w:p>
    <w:p w14:paraId="1AAF1EF8" w14:textId="77777777" w:rsidR="000E7A92" w:rsidRDefault="000E7A92" w:rsidP="00AD0C78">
      <w:r>
        <w:t xml:space="preserve"> </w:t>
      </w:r>
      <w:r w:rsidR="00836B41" w:rsidRPr="00836B41">
        <w:rPr>
          <w:noProof/>
        </w:rPr>
        <w:drawing>
          <wp:inline distT="0" distB="0" distL="0" distR="0" wp14:anchorId="13175F76" wp14:editId="02B5FCA6">
            <wp:extent cx="2581635" cy="1543265"/>
            <wp:effectExtent l="0" t="0" r="9525"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53"/>
                    <a:stretch>
                      <a:fillRect/>
                    </a:stretch>
                  </pic:blipFill>
                  <pic:spPr>
                    <a:xfrm>
                      <a:off x="0" y="0"/>
                      <a:ext cx="2581635" cy="1543265"/>
                    </a:xfrm>
                    <a:prstGeom prst="rect">
                      <a:avLst/>
                    </a:prstGeom>
                  </pic:spPr>
                </pic:pic>
              </a:graphicData>
            </a:graphic>
          </wp:inline>
        </w:drawing>
      </w:r>
      <w:r>
        <w:t xml:space="preserve"> </w:t>
      </w:r>
      <w:r>
        <w:tab/>
      </w:r>
      <w:r w:rsidR="009F76C0" w:rsidRPr="009F76C0">
        <w:rPr>
          <w:noProof/>
        </w:rPr>
        <w:drawing>
          <wp:inline distT="0" distB="0" distL="0" distR="0" wp14:anchorId="5168C45A" wp14:editId="02BE0D09">
            <wp:extent cx="2619375" cy="1558145"/>
            <wp:effectExtent l="0" t="0" r="0" b="444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4"/>
                    <a:stretch>
                      <a:fillRect/>
                    </a:stretch>
                  </pic:blipFill>
                  <pic:spPr>
                    <a:xfrm>
                      <a:off x="0" y="0"/>
                      <a:ext cx="2622851" cy="1560213"/>
                    </a:xfrm>
                    <a:prstGeom prst="rect">
                      <a:avLst/>
                    </a:prstGeom>
                  </pic:spPr>
                </pic:pic>
              </a:graphicData>
            </a:graphic>
          </wp:inline>
        </w:drawing>
      </w:r>
    </w:p>
    <w:p w14:paraId="2F067115" w14:textId="77777777" w:rsidR="00DB39D2" w:rsidRDefault="00D55C72" w:rsidP="00DB39D2">
      <w:pPr>
        <w:keepNext/>
      </w:pPr>
      <w:r w:rsidRPr="00D55C72">
        <w:rPr>
          <w:noProof/>
        </w:rPr>
        <w:drawing>
          <wp:inline distT="0" distB="0" distL="0" distR="0" wp14:anchorId="563C48EA" wp14:editId="0AC2E746">
            <wp:extent cx="2544792" cy="1409700"/>
            <wp:effectExtent l="0" t="0" r="825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5"/>
                    <a:stretch>
                      <a:fillRect/>
                    </a:stretch>
                  </pic:blipFill>
                  <pic:spPr>
                    <a:xfrm>
                      <a:off x="0" y="0"/>
                      <a:ext cx="2548079" cy="1411521"/>
                    </a:xfrm>
                    <a:prstGeom prst="rect">
                      <a:avLst/>
                    </a:prstGeom>
                  </pic:spPr>
                </pic:pic>
              </a:graphicData>
            </a:graphic>
          </wp:inline>
        </w:drawing>
      </w:r>
      <w:r w:rsidR="000E7A92">
        <w:tab/>
      </w:r>
      <w:r w:rsidRPr="00D55C72">
        <w:rPr>
          <w:noProof/>
        </w:rPr>
        <w:drawing>
          <wp:inline distT="0" distB="0" distL="0" distR="0" wp14:anchorId="56BF3F10" wp14:editId="01E33C0E">
            <wp:extent cx="2667372" cy="1467055"/>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56"/>
                    <a:stretch>
                      <a:fillRect/>
                    </a:stretch>
                  </pic:blipFill>
                  <pic:spPr>
                    <a:xfrm>
                      <a:off x="0" y="0"/>
                      <a:ext cx="2667372" cy="1467055"/>
                    </a:xfrm>
                    <a:prstGeom prst="rect">
                      <a:avLst/>
                    </a:prstGeom>
                  </pic:spPr>
                </pic:pic>
              </a:graphicData>
            </a:graphic>
          </wp:inline>
        </w:drawing>
      </w:r>
    </w:p>
    <w:p w14:paraId="312E10A1" w14:textId="1AA1E8A7" w:rsidR="00836B41" w:rsidRDefault="00DB39D2" w:rsidP="00DB39D2">
      <w:pPr>
        <w:pStyle w:val="Caption"/>
        <w:jc w:val="center"/>
      </w:pPr>
      <w:bookmarkStart w:id="262" w:name="_Toc76680615"/>
      <w:r>
        <w:t xml:space="preserve">Figure </w:t>
      </w:r>
      <w:fldSimple w:instr=" SEQ Figure \* ARABIC ">
        <w:r w:rsidR="00AC21CD">
          <w:rPr>
            <w:noProof/>
          </w:rPr>
          <w:t>17</w:t>
        </w:r>
      </w:fldSimple>
      <w:r>
        <w:t xml:space="preserve"> SVM Performance Metrics for different Kernels</w:t>
      </w:r>
      <w:bookmarkEnd w:id="262"/>
    </w:p>
    <w:p w14:paraId="00A69BFC" w14:textId="77777777" w:rsidR="00DB39D2" w:rsidRPr="00DB39D2" w:rsidRDefault="00DB39D2" w:rsidP="00DB39D2"/>
    <w:p w14:paraId="69A3C3C8" w14:textId="0C3719B6" w:rsidR="004B155D" w:rsidRDefault="004B155D" w:rsidP="004B155D">
      <w:pPr>
        <w:ind w:firstLine="720"/>
        <w:jc w:val="both"/>
      </w:pPr>
      <w:r>
        <w:t>The Models achieved different accuracies for different kernel functions</w:t>
      </w:r>
      <w:r w:rsidR="00D743B5">
        <w:t>,</w:t>
      </w:r>
      <w:r>
        <w:t xml:space="preserve"> and </w:t>
      </w:r>
      <w:r w:rsidR="00300A6C">
        <w:t xml:space="preserve">the </w:t>
      </w:r>
      <w:r>
        <w:t xml:space="preserve">model with comparatively higher accuracy is </w:t>
      </w:r>
      <w:r w:rsidR="00300A6C">
        <w:t xml:space="preserve">the </w:t>
      </w:r>
      <w:r>
        <w:t xml:space="preserve">Radial Basis Kernel Function with </w:t>
      </w:r>
      <w:r w:rsidR="00300A6C">
        <w:t xml:space="preserve">an </w:t>
      </w:r>
      <w:r>
        <w:t>accuracy of 81%</w:t>
      </w:r>
    </w:p>
    <w:p w14:paraId="406AB1BB" w14:textId="77777777" w:rsidR="00C2685D" w:rsidRPr="00EF61A2" w:rsidRDefault="00C2685D" w:rsidP="7372A63E">
      <w:pPr>
        <w:keepNext/>
        <w:keepLines/>
        <w:spacing w:before="40" w:after="0"/>
        <w:jc w:val="both"/>
        <w:outlineLvl w:val="1"/>
        <w:rPr>
          <w:rFonts w:asciiTheme="majorHAnsi" w:eastAsiaTheme="majorEastAsia" w:hAnsiTheme="majorHAnsi" w:cstheme="majorBidi"/>
          <w:vanish/>
          <w:color w:val="2F5496" w:themeColor="accent1" w:themeShade="BF"/>
          <w:sz w:val="26"/>
          <w:szCs w:val="26"/>
        </w:rPr>
      </w:pPr>
    </w:p>
    <w:p w14:paraId="2A194EAF" w14:textId="0E25E2A2" w:rsidR="00384EDA" w:rsidRDefault="00962428" w:rsidP="000E394F">
      <w:pPr>
        <w:pStyle w:val="Heading1"/>
      </w:pPr>
      <w:bookmarkStart w:id="263" w:name="_Toc76680641"/>
      <w:r w:rsidRPr="000E394F">
        <w:t>Evaluation</w:t>
      </w:r>
      <w:bookmarkEnd w:id="263"/>
      <w:r w:rsidR="00872659" w:rsidRPr="000E394F">
        <w:t xml:space="preserve"> </w:t>
      </w:r>
    </w:p>
    <w:p w14:paraId="6380E1B8" w14:textId="595B6E0A" w:rsidR="00BD5FDE" w:rsidRDefault="007E20DD" w:rsidP="000C46AC">
      <w:pPr>
        <w:ind w:firstLine="720"/>
        <w:jc w:val="both"/>
      </w:pPr>
      <w:r>
        <w:t>We have</w:t>
      </w:r>
      <w:r w:rsidR="00F37D11">
        <w:t xml:space="preserve"> successfully </w:t>
      </w:r>
      <w:r w:rsidR="00BD5FDE">
        <w:t>developed</w:t>
      </w:r>
      <w:r w:rsidR="00F37D11">
        <w:t xml:space="preserve"> machine learning models with different classification algorithms</w:t>
      </w:r>
      <w:r w:rsidR="00BD5FDE">
        <w:t xml:space="preserve">. </w:t>
      </w:r>
      <w:r w:rsidR="00CD786D">
        <w:t>A</w:t>
      </w:r>
      <w:r w:rsidR="00BD5FDE">
        <w:t>ccuracy is not the only factor to be considered</w:t>
      </w:r>
      <w:r w:rsidR="00CD786D">
        <w:t xml:space="preserve"> to analyse and decide the appropriate and most efficient model</w:t>
      </w:r>
      <w:r w:rsidR="00BD5FDE">
        <w:t xml:space="preserve">. </w:t>
      </w:r>
      <w:r w:rsidR="00300A6C">
        <w:t>The a</w:t>
      </w:r>
      <w:r w:rsidR="00BD5FDE">
        <w:t>ccuracy of the model can sometimes be misleading when the model tuning has overfit</w:t>
      </w:r>
      <w:r w:rsidR="00CD786D">
        <w:t>ted</w:t>
      </w:r>
      <w:r w:rsidR="00BD5FDE">
        <w:t xml:space="preserve"> the test results. This results in high accuracy for test data but poor performance in real</w:t>
      </w:r>
      <w:r w:rsidR="00B04FFA">
        <w:t>-</w:t>
      </w:r>
      <w:r w:rsidR="00BD5FDE">
        <w:t xml:space="preserve">time data prediction. Hence, we make use of performance metrics to decide the best model among the developed ML models.  </w:t>
      </w:r>
      <w:r w:rsidR="00B04FFA">
        <w:t>Many performance factors are</w:t>
      </w:r>
      <w:r w:rsidR="00631405">
        <w:t xml:space="preserve"> already defined to evaluate the model like </w:t>
      </w:r>
      <w:r w:rsidR="000C46AC">
        <w:t>Confusion matrix, Accuracy of the model, Precision and Recall, Specificity, F1 score</w:t>
      </w:r>
      <w:r w:rsidR="00CB0B85">
        <w:t xml:space="preserve">, </w:t>
      </w:r>
      <w:r w:rsidR="000C46AC">
        <w:t xml:space="preserve">Precision-Recall or PR </w:t>
      </w:r>
      <w:r w:rsidR="00CB0B85">
        <w:t xml:space="preserve">curve, </w:t>
      </w:r>
      <w:r w:rsidR="000C46AC">
        <w:t>ROC (Receiver Operating Characteristics) curve</w:t>
      </w:r>
      <w:r w:rsidR="00CB0B85">
        <w:t xml:space="preserve"> and </w:t>
      </w:r>
      <w:r w:rsidR="000C46AC">
        <w:t>PR vs ROC curve.</w:t>
      </w:r>
    </w:p>
    <w:p w14:paraId="6394D44C" w14:textId="52324A9D" w:rsidR="00233BF7" w:rsidRDefault="00CB0B85" w:rsidP="004E396D">
      <w:pPr>
        <w:ind w:firstLine="720"/>
        <w:jc w:val="both"/>
      </w:pPr>
      <w:r>
        <w:lastRenderedPageBreak/>
        <w:t>In this research</w:t>
      </w:r>
      <w:r w:rsidR="00B04FFA">
        <w:t>,</w:t>
      </w:r>
      <w:r>
        <w:t xml:space="preserve"> we have chosen to calculate Mean Average Error</w:t>
      </w:r>
      <w:r w:rsidR="003C0BF1">
        <w:t xml:space="preserve"> (</w:t>
      </w:r>
      <w:r w:rsidR="003C0BF1" w:rsidRPr="00A57C9B">
        <w:rPr>
          <w:b/>
          <w:bCs/>
        </w:rPr>
        <w:t>MAE</w:t>
      </w:r>
      <w:r w:rsidR="003C0BF1">
        <w:t>)</w:t>
      </w:r>
      <w:r>
        <w:t>,</w:t>
      </w:r>
      <w:r w:rsidR="003C0BF1">
        <w:t xml:space="preserve"> </w:t>
      </w:r>
      <w:r>
        <w:t>Mean Squared Error</w:t>
      </w:r>
      <w:r w:rsidR="003C0BF1">
        <w:t xml:space="preserve"> (</w:t>
      </w:r>
      <w:r w:rsidR="003C0BF1" w:rsidRPr="00A57C9B">
        <w:rPr>
          <w:b/>
          <w:bCs/>
        </w:rPr>
        <w:t>MSE</w:t>
      </w:r>
      <w:r w:rsidR="003C0BF1">
        <w:t>)</w:t>
      </w:r>
      <w:r>
        <w:t>, Root Mean Squared Error</w:t>
      </w:r>
      <w:r w:rsidR="003C0BF1">
        <w:t xml:space="preserve"> (</w:t>
      </w:r>
      <w:r w:rsidR="003C0BF1" w:rsidRPr="00A57C9B">
        <w:rPr>
          <w:b/>
          <w:bCs/>
        </w:rPr>
        <w:t>RMSE</w:t>
      </w:r>
      <w:r w:rsidR="003C0BF1">
        <w:t>)</w:t>
      </w:r>
      <w:r>
        <w:t>, R2 Score and F1 Score to evaluate the model performance. The</w:t>
      </w:r>
      <w:r w:rsidR="00A72923">
        <w:t xml:space="preserve"> best fit</w:t>
      </w:r>
      <w:r>
        <w:t xml:space="preserve"> model </w:t>
      </w:r>
      <w:r w:rsidR="00A72923">
        <w:t xml:space="preserve">must have </w:t>
      </w:r>
      <w:r w:rsidR="00B04FFA">
        <w:t xml:space="preserve">a </w:t>
      </w:r>
      <w:r w:rsidR="003C0BF1">
        <w:t xml:space="preserve">lower MAE </w:t>
      </w:r>
      <w:r w:rsidR="002A4894">
        <w:t>(where</w:t>
      </w:r>
      <w:r w:rsidR="003C0BF1">
        <w:t xml:space="preserve"> </w:t>
      </w:r>
      <w:r w:rsidR="00B04FFA">
        <w:t xml:space="preserve">the </w:t>
      </w:r>
      <w:r w:rsidR="003C0BF1">
        <w:t>mean average error is not very high</w:t>
      </w:r>
      <w:r w:rsidR="004D5FDE">
        <w:t>,</w:t>
      </w:r>
      <w:r w:rsidR="003C0BF1">
        <w:t xml:space="preserve"> implying the prediction is closer is to the </w:t>
      </w:r>
      <w:r w:rsidR="000A5877">
        <w:t>actu</w:t>
      </w:r>
      <w:r w:rsidR="003C0BF1">
        <w:t>al value), sometime</w:t>
      </w:r>
      <w:r w:rsidR="004D5FDE">
        <w:t>s</w:t>
      </w:r>
      <w:r w:rsidR="003C0BF1">
        <w:t xml:space="preserve"> this can be misleading as the error could be positive or </w:t>
      </w:r>
      <w:r w:rsidR="002A4894">
        <w:t>negative,</w:t>
      </w:r>
      <w:r w:rsidR="003C0BF1">
        <w:t xml:space="preserve"> so we calculate </w:t>
      </w:r>
      <w:r w:rsidR="0005460C">
        <w:t>MSE and RMSE</w:t>
      </w:r>
      <w:r w:rsidR="002A4894">
        <w:t>. Also, the model with lower MSE and lower RMSE are preferred</w:t>
      </w:r>
      <w:r w:rsidR="004D5FDE">
        <w:t>,</w:t>
      </w:r>
      <w:r w:rsidR="002A4894">
        <w:t xml:space="preserve"> like MAE.</w:t>
      </w:r>
      <w:r w:rsidR="00517AC0">
        <w:t xml:space="preserve"> Similarly, </w:t>
      </w:r>
      <w:r w:rsidR="004D5FDE">
        <w:t xml:space="preserve">the </w:t>
      </w:r>
      <w:r w:rsidR="00517AC0" w:rsidRPr="00285399">
        <w:rPr>
          <w:b/>
          <w:bCs/>
        </w:rPr>
        <w:t>R2 Score</w:t>
      </w:r>
      <w:r w:rsidR="00517AC0">
        <w:t xml:space="preserve"> is </w:t>
      </w:r>
      <w:r w:rsidR="00D447EF">
        <w:t xml:space="preserve">the proportion of </w:t>
      </w:r>
      <w:r w:rsidR="004D5FDE">
        <w:t>target variance</w:t>
      </w:r>
      <w:r w:rsidR="00742484">
        <w:t xml:space="preserve"> and </w:t>
      </w:r>
      <w:r w:rsidR="00285399">
        <w:t xml:space="preserve">is </w:t>
      </w:r>
      <w:r w:rsidR="00517AC0">
        <w:t>closely related to MAE</w:t>
      </w:r>
      <w:r w:rsidR="00285399">
        <w:t xml:space="preserve">, and the higher R2 </w:t>
      </w:r>
      <w:r w:rsidR="004D5FDE">
        <w:t>S</w:t>
      </w:r>
      <w:r w:rsidR="00285399">
        <w:t>core better fit model could be.</w:t>
      </w:r>
      <w:r w:rsidR="00517AC0">
        <w:t xml:space="preserve"> </w:t>
      </w:r>
      <w:r w:rsidR="002A4894">
        <w:t xml:space="preserve"> </w:t>
      </w:r>
      <w:r w:rsidR="00B52ECB" w:rsidRPr="00B52ECB">
        <w:t xml:space="preserve">Precision and recall have a harmonic mean. This factor considers both, therefore the </w:t>
      </w:r>
      <w:r w:rsidR="00F16F6C">
        <w:t>more significant</w:t>
      </w:r>
      <w:r w:rsidR="00B52ECB" w:rsidRPr="00B52ECB">
        <w:t xml:space="preserve"> the </w:t>
      </w:r>
      <w:r w:rsidR="00B52ECB" w:rsidRPr="00A57C9B">
        <w:rPr>
          <w:b/>
          <w:bCs/>
        </w:rPr>
        <w:t xml:space="preserve">F1 </w:t>
      </w:r>
      <w:r w:rsidR="004D5FDE">
        <w:rPr>
          <w:b/>
          <w:bCs/>
        </w:rPr>
        <w:t>S</w:t>
      </w:r>
      <w:r w:rsidR="00B52ECB" w:rsidRPr="00A57C9B">
        <w:rPr>
          <w:b/>
          <w:bCs/>
        </w:rPr>
        <w:t>core</w:t>
      </w:r>
      <w:r w:rsidR="00B52ECB" w:rsidRPr="00B52ECB">
        <w:t>, the better.</w:t>
      </w:r>
    </w:p>
    <w:tbl>
      <w:tblPr>
        <w:tblStyle w:val="PlainTable3"/>
        <w:tblW w:w="4997" w:type="pct"/>
        <w:tblLook w:val="04A0" w:firstRow="1" w:lastRow="0" w:firstColumn="1" w:lastColumn="0" w:noHBand="0" w:noVBand="1"/>
      </w:tblPr>
      <w:tblGrid>
        <w:gridCol w:w="2691"/>
        <w:gridCol w:w="1214"/>
        <w:gridCol w:w="697"/>
        <w:gridCol w:w="831"/>
        <w:gridCol w:w="1229"/>
        <w:gridCol w:w="1220"/>
        <w:gridCol w:w="1139"/>
      </w:tblGrid>
      <w:tr w:rsidR="00F74278" w:rsidRPr="00F739F2" w14:paraId="16FC49E5" w14:textId="77777777" w:rsidTr="004E396D">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1508" w:type="pct"/>
          </w:tcPr>
          <w:p w14:paraId="18FA8AFE" w14:textId="77777777" w:rsidR="00F739F2" w:rsidRPr="00F739F2" w:rsidRDefault="00F739F2" w:rsidP="00F74278">
            <w:pPr>
              <w:jc w:val="center"/>
            </w:pPr>
            <w:r w:rsidRPr="00F739F2">
              <w:t>MODEL</w:t>
            </w:r>
          </w:p>
        </w:tc>
        <w:tc>
          <w:tcPr>
            <w:tcW w:w="630" w:type="pct"/>
          </w:tcPr>
          <w:p w14:paraId="5EB2F927"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Accuracy</w:t>
            </w:r>
          </w:p>
        </w:tc>
        <w:tc>
          <w:tcPr>
            <w:tcW w:w="403" w:type="pct"/>
          </w:tcPr>
          <w:p w14:paraId="130D46EE"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MAE</w:t>
            </w:r>
          </w:p>
        </w:tc>
        <w:tc>
          <w:tcPr>
            <w:tcW w:w="477" w:type="pct"/>
          </w:tcPr>
          <w:p w14:paraId="7F66D24D" w14:textId="77777777"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MSE</w:t>
            </w:r>
          </w:p>
        </w:tc>
        <w:tc>
          <w:tcPr>
            <w:tcW w:w="698" w:type="pct"/>
          </w:tcPr>
          <w:p w14:paraId="269EDCDE" w14:textId="5241FBE3"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RMSE</w:t>
            </w:r>
          </w:p>
        </w:tc>
        <w:tc>
          <w:tcPr>
            <w:tcW w:w="693" w:type="pct"/>
          </w:tcPr>
          <w:p w14:paraId="378C0518" w14:textId="77777777"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R2_Score</w:t>
            </w:r>
          </w:p>
        </w:tc>
        <w:tc>
          <w:tcPr>
            <w:tcW w:w="591" w:type="pct"/>
          </w:tcPr>
          <w:p w14:paraId="11AC3866"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F1_SCORE</w:t>
            </w:r>
          </w:p>
        </w:tc>
      </w:tr>
      <w:tr w:rsidR="00F74278" w:rsidRPr="00F739F2" w14:paraId="21CF36D1" w14:textId="77777777" w:rsidTr="004E396D">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08" w:type="pct"/>
          </w:tcPr>
          <w:p w14:paraId="67AB8971" w14:textId="77777777" w:rsidR="00F739F2" w:rsidRPr="004E396D" w:rsidRDefault="00F739F2" w:rsidP="00363763">
            <w:pPr>
              <w:rPr>
                <w:b w:val="0"/>
                <w:bCs w:val="0"/>
                <w:sz w:val="20"/>
                <w:szCs w:val="20"/>
              </w:rPr>
            </w:pPr>
            <w:r w:rsidRPr="004E396D">
              <w:rPr>
                <w:b w:val="0"/>
                <w:bCs w:val="0"/>
                <w:sz w:val="20"/>
                <w:szCs w:val="20"/>
              </w:rPr>
              <w:t>Gaussian Naive Bayes</w:t>
            </w:r>
          </w:p>
        </w:tc>
        <w:tc>
          <w:tcPr>
            <w:tcW w:w="630" w:type="pct"/>
          </w:tcPr>
          <w:p w14:paraId="3AC4972E"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31%</w:t>
            </w:r>
          </w:p>
        </w:tc>
        <w:tc>
          <w:tcPr>
            <w:tcW w:w="403" w:type="pct"/>
          </w:tcPr>
          <w:p w14:paraId="22E8A577"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1.63</w:t>
            </w:r>
          </w:p>
        </w:tc>
        <w:tc>
          <w:tcPr>
            <w:tcW w:w="477" w:type="pct"/>
          </w:tcPr>
          <w:p w14:paraId="52209355"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5.96</w:t>
            </w:r>
          </w:p>
        </w:tc>
        <w:tc>
          <w:tcPr>
            <w:tcW w:w="698" w:type="pct"/>
          </w:tcPr>
          <w:p w14:paraId="46C0FA32"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2.440956</w:t>
            </w:r>
          </w:p>
        </w:tc>
        <w:tc>
          <w:tcPr>
            <w:tcW w:w="693" w:type="pct"/>
          </w:tcPr>
          <w:p w14:paraId="744B3397"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0.938516</w:t>
            </w:r>
          </w:p>
        </w:tc>
        <w:tc>
          <w:tcPr>
            <w:tcW w:w="591" w:type="pct"/>
          </w:tcPr>
          <w:p w14:paraId="0407297C"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0.249275</w:t>
            </w:r>
          </w:p>
        </w:tc>
      </w:tr>
      <w:tr w:rsidR="00F74278" w:rsidRPr="00F739F2" w14:paraId="5A54C4A1" w14:textId="77777777" w:rsidTr="004E396D">
        <w:trPr>
          <w:trHeight w:val="338"/>
        </w:trPr>
        <w:tc>
          <w:tcPr>
            <w:cnfStyle w:val="001000000000" w:firstRow="0" w:lastRow="0" w:firstColumn="1" w:lastColumn="0" w:oddVBand="0" w:evenVBand="0" w:oddHBand="0" w:evenHBand="0" w:firstRowFirstColumn="0" w:firstRowLastColumn="0" w:lastRowFirstColumn="0" w:lastRowLastColumn="0"/>
            <w:tcW w:w="1508" w:type="pct"/>
          </w:tcPr>
          <w:p w14:paraId="2576AF51" w14:textId="77777777" w:rsidR="00F739F2" w:rsidRPr="004E396D" w:rsidRDefault="00F739F2" w:rsidP="00363763">
            <w:pPr>
              <w:rPr>
                <w:b w:val="0"/>
                <w:bCs w:val="0"/>
                <w:sz w:val="20"/>
                <w:szCs w:val="20"/>
              </w:rPr>
            </w:pPr>
            <w:r w:rsidRPr="004E396D">
              <w:rPr>
                <w:b w:val="0"/>
                <w:bCs w:val="0"/>
                <w:sz w:val="20"/>
                <w:szCs w:val="20"/>
              </w:rPr>
              <w:t>Bernoulli Naive Bayes</w:t>
            </w:r>
          </w:p>
        </w:tc>
        <w:tc>
          <w:tcPr>
            <w:tcW w:w="630" w:type="pct"/>
          </w:tcPr>
          <w:p w14:paraId="55308387"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22%</w:t>
            </w:r>
          </w:p>
        </w:tc>
        <w:tc>
          <w:tcPr>
            <w:tcW w:w="403" w:type="pct"/>
          </w:tcPr>
          <w:p w14:paraId="4132A85C"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2.95</w:t>
            </w:r>
          </w:p>
        </w:tc>
        <w:tc>
          <w:tcPr>
            <w:tcW w:w="477" w:type="pct"/>
          </w:tcPr>
          <w:p w14:paraId="4F71B4DA"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23.42</w:t>
            </w:r>
          </w:p>
        </w:tc>
        <w:tc>
          <w:tcPr>
            <w:tcW w:w="698" w:type="pct"/>
          </w:tcPr>
          <w:p w14:paraId="5833EA75"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4.839478</w:t>
            </w:r>
          </w:p>
        </w:tc>
        <w:tc>
          <w:tcPr>
            <w:tcW w:w="693" w:type="pct"/>
          </w:tcPr>
          <w:p w14:paraId="5AB66D7C"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0.758323</w:t>
            </w:r>
          </w:p>
        </w:tc>
        <w:tc>
          <w:tcPr>
            <w:tcW w:w="591" w:type="pct"/>
          </w:tcPr>
          <w:p w14:paraId="239305DD"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0.153571</w:t>
            </w:r>
          </w:p>
        </w:tc>
      </w:tr>
      <w:tr w:rsidR="00F74278" w:rsidRPr="00F739F2" w14:paraId="1881B0ED" w14:textId="77777777" w:rsidTr="004E396D">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508" w:type="pct"/>
          </w:tcPr>
          <w:p w14:paraId="01082A10" w14:textId="1AB99755" w:rsidR="00F739F2" w:rsidRPr="004E396D" w:rsidRDefault="00F739F2" w:rsidP="00363763">
            <w:pPr>
              <w:rPr>
                <w:b w:val="0"/>
                <w:bCs w:val="0"/>
                <w:sz w:val="20"/>
                <w:szCs w:val="20"/>
              </w:rPr>
            </w:pPr>
            <w:r w:rsidRPr="004E396D">
              <w:rPr>
                <w:b w:val="0"/>
                <w:bCs w:val="0"/>
                <w:sz w:val="20"/>
                <w:szCs w:val="20"/>
              </w:rPr>
              <w:t>Logistic Regression</w:t>
            </w:r>
          </w:p>
        </w:tc>
        <w:tc>
          <w:tcPr>
            <w:tcW w:w="630" w:type="pct"/>
          </w:tcPr>
          <w:p w14:paraId="3142458F" w14:textId="7DC110EF" w:rsidR="00F739F2" w:rsidRPr="00F739F2" w:rsidRDefault="005347CD" w:rsidP="00363763">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60288" behindDoc="0" locked="0" layoutInCell="1" allowOverlap="1" wp14:anchorId="167A58DD" wp14:editId="3E9CE3C2">
                      <wp:simplePos x="0" y="0"/>
                      <wp:positionH relativeFrom="margin">
                        <wp:posOffset>-1751279</wp:posOffset>
                      </wp:positionH>
                      <wp:positionV relativeFrom="paragraph">
                        <wp:posOffset>218491</wp:posOffset>
                      </wp:positionV>
                      <wp:extent cx="5647055" cy="190280"/>
                      <wp:effectExtent l="76200" t="76200" r="86995" b="95885"/>
                      <wp:wrapNone/>
                      <wp:docPr id="7" name="Rectangle 7"/>
                      <wp:cNvGraphicFramePr/>
                      <a:graphic xmlns:a="http://schemas.openxmlformats.org/drawingml/2006/main">
                        <a:graphicData uri="http://schemas.microsoft.com/office/word/2010/wordprocessingShape">
                          <wps:wsp>
                            <wps:cNvSpPr/>
                            <wps:spPr>
                              <a:xfrm>
                                <a:off x="0" y="0"/>
                                <a:ext cx="5647055" cy="190280"/>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99DA7" id="Rectangle 7" o:spid="_x0000_s1026" style="position:absolute;margin-left:-137.9pt;margin-top:17.2pt;width:444.65pt;height:1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" filled="f" strokecolor="#1f3763 [1604]" strokeweight="1pt">
                      <w10:wrap anchorx="margin"/>
                    </v:rect>
                  </w:pict>
                </mc:Fallback>
              </mc:AlternateContent>
            </w:r>
            <w:r w:rsidR="00F739F2" w:rsidRPr="00F739F2">
              <w:t>38%</w:t>
            </w:r>
          </w:p>
        </w:tc>
        <w:tc>
          <w:tcPr>
            <w:tcW w:w="403" w:type="pct"/>
          </w:tcPr>
          <w:p w14:paraId="56735D0F"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1.16</w:t>
            </w:r>
          </w:p>
        </w:tc>
        <w:tc>
          <w:tcPr>
            <w:tcW w:w="477" w:type="pct"/>
          </w:tcPr>
          <w:p w14:paraId="22C5F330"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3.83</w:t>
            </w:r>
          </w:p>
        </w:tc>
        <w:tc>
          <w:tcPr>
            <w:tcW w:w="698" w:type="pct"/>
          </w:tcPr>
          <w:p w14:paraId="1F0F356E"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1.958232</w:t>
            </w:r>
          </w:p>
        </w:tc>
        <w:tc>
          <w:tcPr>
            <w:tcW w:w="693" w:type="pct"/>
          </w:tcPr>
          <w:p w14:paraId="25819142"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0.96043</w:t>
            </w:r>
          </w:p>
        </w:tc>
        <w:tc>
          <w:tcPr>
            <w:tcW w:w="591" w:type="pct"/>
          </w:tcPr>
          <w:p w14:paraId="76AE51B6"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0.340216</w:t>
            </w:r>
          </w:p>
        </w:tc>
      </w:tr>
      <w:tr w:rsidR="00F74278" w:rsidRPr="00F739F2" w14:paraId="528265A0" w14:textId="77777777" w:rsidTr="004E396D">
        <w:trPr>
          <w:trHeight w:val="287"/>
        </w:trPr>
        <w:tc>
          <w:tcPr>
            <w:cnfStyle w:val="001000000000" w:firstRow="0" w:lastRow="0" w:firstColumn="1" w:lastColumn="0" w:oddVBand="0" w:evenVBand="0" w:oddHBand="0" w:evenHBand="0" w:firstRowFirstColumn="0" w:firstRowLastColumn="0" w:lastRowFirstColumn="0" w:lastRowLastColumn="0"/>
            <w:tcW w:w="1508" w:type="pct"/>
          </w:tcPr>
          <w:p w14:paraId="426D26AD" w14:textId="77777777" w:rsidR="00F739F2" w:rsidRPr="004E396D" w:rsidRDefault="00F739F2" w:rsidP="00363763">
            <w:pPr>
              <w:rPr>
                <w:b w:val="0"/>
                <w:bCs w:val="0"/>
                <w:sz w:val="20"/>
                <w:szCs w:val="20"/>
              </w:rPr>
            </w:pPr>
            <w:r w:rsidRPr="004E396D">
              <w:rPr>
                <w:b w:val="0"/>
                <w:bCs w:val="0"/>
                <w:sz w:val="20"/>
                <w:szCs w:val="20"/>
              </w:rPr>
              <w:t>KNN Classifier</w:t>
            </w:r>
          </w:p>
        </w:tc>
        <w:tc>
          <w:tcPr>
            <w:tcW w:w="630" w:type="pct"/>
          </w:tcPr>
          <w:p w14:paraId="707185A0" w14:textId="70335E99"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85%</w:t>
            </w:r>
          </w:p>
        </w:tc>
        <w:tc>
          <w:tcPr>
            <w:tcW w:w="403" w:type="pct"/>
          </w:tcPr>
          <w:p w14:paraId="4E202F9A"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0.17</w:t>
            </w:r>
          </w:p>
        </w:tc>
        <w:tc>
          <w:tcPr>
            <w:tcW w:w="477" w:type="pct"/>
          </w:tcPr>
          <w:p w14:paraId="43CF171D" w14:textId="0742291D"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0.21</w:t>
            </w:r>
          </w:p>
        </w:tc>
        <w:tc>
          <w:tcPr>
            <w:tcW w:w="698" w:type="pct"/>
          </w:tcPr>
          <w:p w14:paraId="7AB68A26" w14:textId="7A371B1F"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0.458555</w:t>
            </w:r>
          </w:p>
        </w:tc>
        <w:tc>
          <w:tcPr>
            <w:tcW w:w="693" w:type="pct"/>
          </w:tcPr>
          <w:p w14:paraId="47DED31C"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0.99783</w:t>
            </w:r>
          </w:p>
        </w:tc>
        <w:tc>
          <w:tcPr>
            <w:tcW w:w="591" w:type="pct"/>
          </w:tcPr>
          <w:p w14:paraId="4A55A406"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0.892837</w:t>
            </w:r>
          </w:p>
        </w:tc>
      </w:tr>
      <w:tr w:rsidR="00F74278" w:rsidRPr="00F739F2" w14:paraId="65302FF3" w14:textId="77777777" w:rsidTr="004E396D">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508" w:type="pct"/>
          </w:tcPr>
          <w:p w14:paraId="6F819718" w14:textId="77777777" w:rsidR="00F739F2" w:rsidRPr="004E396D" w:rsidRDefault="00F739F2" w:rsidP="00363763">
            <w:pPr>
              <w:rPr>
                <w:b w:val="0"/>
                <w:bCs w:val="0"/>
                <w:sz w:val="20"/>
                <w:szCs w:val="20"/>
              </w:rPr>
            </w:pPr>
            <w:r w:rsidRPr="004E396D">
              <w:rPr>
                <w:b w:val="0"/>
                <w:bCs w:val="0"/>
                <w:sz w:val="20"/>
                <w:szCs w:val="20"/>
              </w:rPr>
              <w:t>Linear SVC</w:t>
            </w:r>
          </w:p>
        </w:tc>
        <w:tc>
          <w:tcPr>
            <w:tcW w:w="630" w:type="pct"/>
          </w:tcPr>
          <w:p w14:paraId="598E6A1B"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68%</w:t>
            </w:r>
          </w:p>
        </w:tc>
        <w:tc>
          <w:tcPr>
            <w:tcW w:w="403" w:type="pct"/>
          </w:tcPr>
          <w:p w14:paraId="47896759"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0.4</w:t>
            </w:r>
          </w:p>
        </w:tc>
        <w:tc>
          <w:tcPr>
            <w:tcW w:w="477" w:type="pct"/>
          </w:tcPr>
          <w:p w14:paraId="7D4E9D7E" w14:textId="1718E2D5"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0.58</w:t>
            </w:r>
          </w:p>
        </w:tc>
        <w:tc>
          <w:tcPr>
            <w:tcW w:w="698" w:type="pct"/>
          </w:tcPr>
          <w:p w14:paraId="4BFCD4A6"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0.763325</w:t>
            </w:r>
          </w:p>
        </w:tc>
        <w:tc>
          <w:tcPr>
            <w:tcW w:w="693" w:type="pct"/>
          </w:tcPr>
          <w:p w14:paraId="3D76B11B"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0.993987</w:t>
            </w:r>
          </w:p>
        </w:tc>
        <w:tc>
          <w:tcPr>
            <w:tcW w:w="591" w:type="pct"/>
          </w:tcPr>
          <w:p w14:paraId="0D75399F"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0.703947</w:t>
            </w:r>
          </w:p>
        </w:tc>
      </w:tr>
      <w:tr w:rsidR="00F74278" w:rsidRPr="00F739F2" w14:paraId="7CE5E7F1" w14:textId="77777777" w:rsidTr="004E396D">
        <w:trPr>
          <w:trHeight w:val="323"/>
        </w:trPr>
        <w:tc>
          <w:tcPr>
            <w:cnfStyle w:val="001000000000" w:firstRow="0" w:lastRow="0" w:firstColumn="1" w:lastColumn="0" w:oddVBand="0" w:evenVBand="0" w:oddHBand="0" w:evenHBand="0" w:firstRowFirstColumn="0" w:firstRowLastColumn="0" w:lastRowFirstColumn="0" w:lastRowLastColumn="0"/>
            <w:tcW w:w="1508" w:type="pct"/>
          </w:tcPr>
          <w:p w14:paraId="04AC570C" w14:textId="77777777" w:rsidR="00F739F2" w:rsidRPr="004E396D" w:rsidRDefault="00F739F2" w:rsidP="00363763">
            <w:pPr>
              <w:rPr>
                <w:b w:val="0"/>
                <w:bCs w:val="0"/>
                <w:sz w:val="20"/>
                <w:szCs w:val="20"/>
              </w:rPr>
            </w:pPr>
            <w:r w:rsidRPr="004E396D">
              <w:rPr>
                <w:b w:val="0"/>
                <w:bCs w:val="0"/>
                <w:sz w:val="20"/>
                <w:szCs w:val="20"/>
              </w:rPr>
              <w:t>Radial Basis Function SVC</w:t>
            </w:r>
          </w:p>
        </w:tc>
        <w:tc>
          <w:tcPr>
            <w:tcW w:w="630" w:type="pct"/>
          </w:tcPr>
          <w:p w14:paraId="62940BB3"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82%</w:t>
            </w:r>
          </w:p>
        </w:tc>
        <w:tc>
          <w:tcPr>
            <w:tcW w:w="403" w:type="pct"/>
          </w:tcPr>
          <w:p w14:paraId="6491AF89"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0.21</w:t>
            </w:r>
          </w:p>
        </w:tc>
        <w:tc>
          <w:tcPr>
            <w:tcW w:w="477" w:type="pct"/>
          </w:tcPr>
          <w:p w14:paraId="44080EFC"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0.29</w:t>
            </w:r>
          </w:p>
        </w:tc>
        <w:tc>
          <w:tcPr>
            <w:tcW w:w="698" w:type="pct"/>
          </w:tcPr>
          <w:p w14:paraId="0433A8D3"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0.541978</w:t>
            </w:r>
          </w:p>
        </w:tc>
        <w:tc>
          <w:tcPr>
            <w:tcW w:w="693" w:type="pct"/>
          </w:tcPr>
          <w:p w14:paraId="4CE060DF"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0.996969</w:t>
            </w:r>
          </w:p>
        </w:tc>
        <w:tc>
          <w:tcPr>
            <w:tcW w:w="591" w:type="pct"/>
          </w:tcPr>
          <w:p w14:paraId="56F12A05"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0.812503</w:t>
            </w:r>
          </w:p>
        </w:tc>
      </w:tr>
      <w:tr w:rsidR="00F74278" w:rsidRPr="00F739F2" w14:paraId="3304603C" w14:textId="77777777" w:rsidTr="004E396D">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508" w:type="pct"/>
          </w:tcPr>
          <w:p w14:paraId="1AFFF87F" w14:textId="77777777" w:rsidR="00F739F2" w:rsidRPr="004E396D" w:rsidRDefault="00F739F2" w:rsidP="00363763">
            <w:pPr>
              <w:rPr>
                <w:b w:val="0"/>
                <w:bCs w:val="0"/>
                <w:sz w:val="20"/>
                <w:szCs w:val="20"/>
              </w:rPr>
            </w:pPr>
            <w:r w:rsidRPr="004E396D">
              <w:rPr>
                <w:b w:val="0"/>
                <w:bCs w:val="0"/>
                <w:sz w:val="20"/>
                <w:szCs w:val="20"/>
              </w:rPr>
              <w:t>Polynomial SVC</w:t>
            </w:r>
          </w:p>
        </w:tc>
        <w:tc>
          <w:tcPr>
            <w:tcW w:w="630" w:type="pct"/>
          </w:tcPr>
          <w:p w14:paraId="68ECE1FF"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79%</w:t>
            </w:r>
          </w:p>
        </w:tc>
        <w:tc>
          <w:tcPr>
            <w:tcW w:w="403" w:type="pct"/>
          </w:tcPr>
          <w:p w14:paraId="62A6E6E0"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0.21</w:t>
            </w:r>
          </w:p>
        </w:tc>
        <w:tc>
          <w:tcPr>
            <w:tcW w:w="477" w:type="pct"/>
          </w:tcPr>
          <w:p w14:paraId="37F40727"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0.29</w:t>
            </w:r>
          </w:p>
        </w:tc>
        <w:tc>
          <w:tcPr>
            <w:tcW w:w="698" w:type="pct"/>
          </w:tcPr>
          <w:p w14:paraId="27C32C99"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0.541978</w:t>
            </w:r>
          </w:p>
        </w:tc>
        <w:tc>
          <w:tcPr>
            <w:tcW w:w="693" w:type="pct"/>
          </w:tcPr>
          <w:p w14:paraId="0592C3BA"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0.996969</w:t>
            </w:r>
          </w:p>
        </w:tc>
        <w:tc>
          <w:tcPr>
            <w:tcW w:w="591" w:type="pct"/>
          </w:tcPr>
          <w:p w14:paraId="6A6B5763"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0.812503</w:t>
            </w:r>
          </w:p>
        </w:tc>
      </w:tr>
      <w:tr w:rsidR="00F74278" w:rsidRPr="00F739F2" w14:paraId="4E425A28" w14:textId="77777777" w:rsidTr="004E396D">
        <w:trPr>
          <w:trHeight w:val="247"/>
        </w:trPr>
        <w:tc>
          <w:tcPr>
            <w:cnfStyle w:val="001000000000" w:firstRow="0" w:lastRow="0" w:firstColumn="1" w:lastColumn="0" w:oddVBand="0" w:evenVBand="0" w:oddHBand="0" w:evenHBand="0" w:firstRowFirstColumn="0" w:firstRowLastColumn="0" w:lastRowFirstColumn="0" w:lastRowLastColumn="0"/>
            <w:tcW w:w="1508" w:type="pct"/>
          </w:tcPr>
          <w:p w14:paraId="49ECAD85" w14:textId="77777777" w:rsidR="00F739F2" w:rsidRPr="004E396D" w:rsidRDefault="00F739F2" w:rsidP="00363763">
            <w:pPr>
              <w:rPr>
                <w:b w:val="0"/>
                <w:bCs w:val="0"/>
                <w:sz w:val="20"/>
                <w:szCs w:val="20"/>
              </w:rPr>
            </w:pPr>
            <w:r w:rsidRPr="004E396D">
              <w:rPr>
                <w:b w:val="0"/>
                <w:bCs w:val="0"/>
                <w:sz w:val="20"/>
                <w:szCs w:val="20"/>
              </w:rPr>
              <w:t>Sigmoid SVC</w:t>
            </w:r>
          </w:p>
        </w:tc>
        <w:tc>
          <w:tcPr>
            <w:tcW w:w="630" w:type="pct"/>
          </w:tcPr>
          <w:p w14:paraId="17C9AB59"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29%</w:t>
            </w:r>
          </w:p>
        </w:tc>
        <w:tc>
          <w:tcPr>
            <w:tcW w:w="403" w:type="pct"/>
          </w:tcPr>
          <w:p w14:paraId="2EBF3B9E"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0.21</w:t>
            </w:r>
          </w:p>
        </w:tc>
        <w:tc>
          <w:tcPr>
            <w:tcW w:w="477" w:type="pct"/>
          </w:tcPr>
          <w:p w14:paraId="795EDE68"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0.29</w:t>
            </w:r>
          </w:p>
        </w:tc>
        <w:tc>
          <w:tcPr>
            <w:tcW w:w="698" w:type="pct"/>
          </w:tcPr>
          <w:p w14:paraId="47873CF5"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0.541978</w:t>
            </w:r>
          </w:p>
        </w:tc>
        <w:tc>
          <w:tcPr>
            <w:tcW w:w="693" w:type="pct"/>
          </w:tcPr>
          <w:p w14:paraId="2A3A628A"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0.996969</w:t>
            </w:r>
          </w:p>
        </w:tc>
        <w:tc>
          <w:tcPr>
            <w:tcW w:w="591" w:type="pct"/>
          </w:tcPr>
          <w:p w14:paraId="1CE31250" w14:textId="77777777" w:rsidR="00F739F2" w:rsidRPr="00F739F2" w:rsidRDefault="00F739F2" w:rsidP="00DB39D2">
            <w:pPr>
              <w:keepNext/>
              <w:cnfStyle w:val="000000000000" w:firstRow="0" w:lastRow="0" w:firstColumn="0" w:lastColumn="0" w:oddVBand="0" w:evenVBand="0" w:oddHBand="0" w:evenHBand="0" w:firstRowFirstColumn="0" w:firstRowLastColumn="0" w:lastRowFirstColumn="0" w:lastRowLastColumn="0"/>
            </w:pPr>
            <w:r w:rsidRPr="00F739F2">
              <w:t>0.812503</w:t>
            </w:r>
          </w:p>
        </w:tc>
      </w:tr>
    </w:tbl>
    <w:p w14:paraId="498DD66F" w14:textId="105D5880" w:rsidR="004E396D" w:rsidRDefault="00DB39D2" w:rsidP="00DB39D2">
      <w:pPr>
        <w:pStyle w:val="Caption"/>
        <w:jc w:val="center"/>
      </w:pPr>
      <w:bookmarkStart w:id="264" w:name="_Toc76680616"/>
      <w:r>
        <w:t xml:space="preserve">Figure </w:t>
      </w:r>
      <w:fldSimple w:instr=" SEQ Figure \* ARABIC ">
        <w:r w:rsidR="00AC21CD">
          <w:rPr>
            <w:noProof/>
          </w:rPr>
          <w:t>18</w:t>
        </w:r>
      </w:fldSimple>
      <w:r>
        <w:t xml:space="preserve"> Performance Metrics for various developed Models</w:t>
      </w:r>
      <w:bookmarkEnd w:id="264"/>
    </w:p>
    <w:p w14:paraId="698B97B0" w14:textId="77777777" w:rsidR="00DB39D2" w:rsidRPr="00DB39D2" w:rsidRDefault="00DB39D2" w:rsidP="00DB39D2"/>
    <w:p w14:paraId="22AA4D65" w14:textId="29630701" w:rsidR="008627DD" w:rsidRDefault="004E396D" w:rsidP="004E396D">
      <w:pPr>
        <w:ind w:firstLine="720"/>
        <w:jc w:val="both"/>
      </w:pPr>
      <w:r>
        <w:t>Performance metrics are only a measure</w:t>
      </w:r>
      <w:r w:rsidR="00F16F6C">
        <w:t>,</w:t>
      </w:r>
      <w:r>
        <w:t xml:space="preserve"> and </w:t>
      </w:r>
      <w:r w:rsidR="00F16F6C">
        <w:t xml:space="preserve">the </w:t>
      </w:r>
      <w:r>
        <w:t xml:space="preserve">best fit model always depends on the type of dataset it has been built </w:t>
      </w:r>
      <w:r w:rsidR="005347CD">
        <w:t>on</w:t>
      </w:r>
      <w:r>
        <w:t xml:space="preserve">. Hence, there are no right and wrong models. From the helpful guiding </w:t>
      </w:r>
      <w:r w:rsidR="005347CD">
        <w:t>measure,</w:t>
      </w:r>
      <w:r>
        <w:t xml:space="preserve"> the current life expectancy data set KNN model has the highest F1 </w:t>
      </w:r>
      <w:r w:rsidR="004D5FDE">
        <w:t>S</w:t>
      </w:r>
      <w:r>
        <w:t xml:space="preserve">core, R2 </w:t>
      </w:r>
      <w:r w:rsidR="005347CD">
        <w:t>Score,</w:t>
      </w:r>
      <w:r>
        <w:t xml:space="preserve"> lowest values for errors MSE, RMSE </w:t>
      </w:r>
      <w:r w:rsidR="005347CD">
        <w:t>and</w:t>
      </w:r>
      <w:r>
        <w:t xml:space="preserve"> high accuracy of 85%. Though SVM </w:t>
      </w:r>
      <w:r w:rsidR="005347CD">
        <w:t>is</w:t>
      </w:r>
      <w:r>
        <w:t xml:space="preserve"> proven to be </w:t>
      </w:r>
      <w:r w:rsidR="003E794F">
        <w:t xml:space="preserve">the </w:t>
      </w:r>
      <w:r>
        <w:t>most effective and robust model sometimes</w:t>
      </w:r>
      <w:r w:rsidR="003E794F">
        <w:t>,</w:t>
      </w:r>
      <w:r>
        <w:t xml:space="preserve"> it</w:t>
      </w:r>
      <w:r w:rsidR="005347CD">
        <w:t xml:space="preserve"> </w:t>
      </w:r>
      <w:r>
        <w:t xml:space="preserve">can be outperformed by </w:t>
      </w:r>
      <w:r w:rsidR="003E794F">
        <w:t xml:space="preserve">the </w:t>
      </w:r>
      <w:r>
        <w:t>KNN model.</w:t>
      </w:r>
      <w:r w:rsidR="005347CD">
        <w:t xml:space="preserve"> </w:t>
      </w:r>
      <w:r w:rsidR="00CA32AF">
        <w:fldChar w:fldCharType="begin" w:fldLock="1"/>
      </w:r>
      <w:r w:rsidR="0061363B">
        <w:instrText>ADDIN CSL_CITATION {"citationItems":[{"id":"ITEM-1","itemData":{"DOI":"10.1142/S0218213005002302","abstract":"As various genome sequencing projects have already been completed or are near completion, genome researchers are shifting their focus to functional genomics. Functional genomics represents the next...","author":[{"dropping-particle":"","family":"KURAMOCHI","given":"MICHIHIRO","non-dropping-particle":"","parse-names":false,"suffix":""},{"dropping-particle":"","family":"KARYPIS","given":"GEORGE","non-dropping-particle":"","parse-names":false,"suffix":""}],"container-title":"http://dx.doi.org/10.1142/S0218213005002302","id":"ITEM-1","issue":"4","issued":{"date-parts":[["2011","11","21"]]},"page":"641-660","publisher":" World Scientific Publishing Company ","title":"GENE CLASSIFICATION USING EXPRESSION PROFILES: A FEASIBILITY STUDY","type":"article-journal","volume":"14"},"uris":["http://www.mendeley.com/documents/?uuid=c698e371-a07c-3224-bddd-4e715b4ace9a"]}],"mendeley":{"formattedCitation":"(KURAMOCHI and KARYPIS, 2011)","plainTextFormattedCitation":"(KURAMOCHI and KARYPIS, 2011)","previouslyFormattedCitation":"(KURAMOCHI and KARYPIS, 2011)"},"properties":{"noteIndex":0},"schema":"https://github.com/citation-style-language/schema/raw/master/csl-citation.json"}</w:instrText>
      </w:r>
      <w:r w:rsidR="00CA32AF">
        <w:fldChar w:fldCharType="separate"/>
      </w:r>
      <w:r w:rsidR="00CA32AF" w:rsidRPr="00CA32AF">
        <w:rPr>
          <w:noProof/>
        </w:rPr>
        <w:t>(KURAMOCHI and KARYPIS, 2011)</w:t>
      </w:r>
      <w:r w:rsidR="00CA32AF">
        <w:fldChar w:fldCharType="end"/>
      </w:r>
    </w:p>
    <w:p w14:paraId="4DA1079C" w14:textId="5CD339E0" w:rsidR="00BB36C7" w:rsidRPr="000E394F" w:rsidRDefault="00BB36C7" w:rsidP="000E394F">
      <w:pPr>
        <w:pStyle w:val="Heading1"/>
      </w:pPr>
      <w:bookmarkStart w:id="265" w:name="_Toc76680642"/>
      <w:r w:rsidRPr="000E394F">
        <w:t>Conclusion</w:t>
      </w:r>
      <w:bookmarkEnd w:id="265"/>
    </w:p>
    <w:p w14:paraId="1343B578" w14:textId="39CE703B" w:rsidR="001B3724" w:rsidRDefault="00BB36C7" w:rsidP="003D786A">
      <w:pPr>
        <w:pStyle w:val="Heading2"/>
      </w:pPr>
      <w:commentRangeStart w:id="266"/>
      <w:r>
        <w:t>Discussion</w:t>
      </w:r>
      <w:commentRangeEnd w:id="266"/>
      <w:r w:rsidR="00FC4B79">
        <w:rPr>
          <w:rStyle w:val="CommentReference"/>
          <w:rFonts w:asciiTheme="minorHAnsi" w:eastAsiaTheme="minorHAnsi" w:hAnsiTheme="minorHAnsi" w:cstheme="minorBidi"/>
          <w:color w:val="auto"/>
        </w:rPr>
        <w:commentReference w:id="266"/>
      </w:r>
      <w:r>
        <w:t xml:space="preserve"> </w:t>
      </w:r>
    </w:p>
    <w:p w14:paraId="15027491" w14:textId="407D0360" w:rsidR="0055306E" w:rsidRDefault="00EF452C" w:rsidP="005F22DD">
      <w:pPr>
        <w:ind w:firstLine="720"/>
        <w:jc w:val="both"/>
      </w:pPr>
      <w:r>
        <w:t>Consumption of protein is analysed by the quantity and variety of protein</w:t>
      </w:r>
      <w:r w:rsidR="004241DA">
        <w:t>-</w:t>
      </w:r>
      <w:r>
        <w:t xml:space="preserve">rich foods consumed by different countries. </w:t>
      </w:r>
      <w:r w:rsidR="00847C5E">
        <w:t xml:space="preserve">We have categorised the features </w:t>
      </w:r>
      <w:r w:rsidR="003A57D3">
        <w:t xml:space="preserve">showing the </w:t>
      </w:r>
      <w:r w:rsidR="004241DA">
        <w:t>intake</w:t>
      </w:r>
      <w:r w:rsidR="003A57D3">
        <w:t xml:space="preserve"> </w:t>
      </w:r>
      <w:r w:rsidR="00C81B2B">
        <w:t>of Eggs,</w:t>
      </w:r>
      <w:r w:rsidR="00956054">
        <w:t xml:space="preserve"> Meat</w:t>
      </w:r>
      <w:r w:rsidR="00847C5E">
        <w:t>, Poultry</w:t>
      </w:r>
      <w:r w:rsidR="00956054">
        <w:t xml:space="preserve">, </w:t>
      </w:r>
      <w:r w:rsidR="005F22DD">
        <w:t>Milk,</w:t>
      </w:r>
      <w:r w:rsidR="00956054">
        <w:t xml:space="preserve"> and </w:t>
      </w:r>
      <w:r w:rsidR="00847C5E">
        <w:t xml:space="preserve">sea food </w:t>
      </w:r>
      <w:r w:rsidR="003A57D3">
        <w:t>into groups. All these groups have shown people with high</w:t>
      </w:r>
      <w:r w:rsidR="0055306E">
        <w:t>er longevity</w:t>
      </w:r>
      <w:r w:rsidR="003A57D3">
        <w:t xml:space="preserve"> have consumed high</w:t>
      </w:r>
      <w:r w:rsidR="0055306E">
        <w:t xml:space="preserve"> amounts of </w:t>
      </w:r>
      <w:r w:rsidR="003A57D3">
        <w:t xml:space="preserve">proteins compared to the other countries. </w:t>
      </w:r>
    </w:p>
    <w:p w14:paraId="501367ED" w14:textId="277BFA5D" w:rsidR="001C5EEB" w:rsidRDefault="000374C8" w:rsidP="0046144D">
      <w:pPr>
        <w:jc w:val="both"/>
      </w:pPr>
      <w:r>
        <w:t xml:space="preserve">There are different types of protein available in different </w:t>
      </w:r>
      <w:r w:rsidR="0055306E">
        <w:t>t</w:t>
      </w:r>
      <w:r>
        <w:t xml:space="preserve">ype of foods </w:t>
      </w:r>
      <w:r w:rsidR="00401D3F">
        <w:t xml:space="preserve">such as eggs contain </w:t>
      </w:r>
      <w:r w:rsidR="0046144D">
        <w:t>Ovalbumin (54%</w:t>
      </w:r>
      <w:r w:rsidR="00C81B2B">
        <w:t>),</w:t>
      </w:r>
      <w:r w:rsidR="0046144D">
        <w:t xml:space="preserve"> Ovotransferrin (12</w:t>
      </w:r>
      <w:r w:rsidR="00C81B2B">
        <w:t>%) and</w:t>
      </w:r>
      <w:r w:rsidR="0046144D">
        <w:t xml:space="preserve"> Ovomucoid (11%) per 100</w:t>
      </w:r>
      <w:r w:rsidR="005F22DD">
        <w:t>g,</w:t>
      </w:r>
      <w:r w:rsidR="0046144D">
        <w:t xml:space="preserve"> Beef / Bovine meat products c</w:t>
      </w:r>
      <w:r w:rsidR="00F62A51">
        <w:t>o</w:t>
      </w:r>
      <w:r w:rsidR="0046144D">
        <w:t>ntain</w:t>
      </w:r>
      <w:r w:rsidR="00F62A51">
        <w:t xml:space="preserve"> </w:t>
      </w:r>
      <w:r w:rsidR="00F62A51" w:rsidRPr="00F62A51">
        <w:rPr>
          <w:rStyle w:val="normaltextrun"/>
          <w:rFonts w:ascii="Calibri" w:hAnsi="Calibri" w:cs="Calibri"/>
        </w:rPr>
        <w:t>myofibrillar </w:t>
      </w:r>
      <w:r w:rsidR="00F62A51" w:rsidRPr="00F62A51">
        <w:rPr>
          <w:rStyle w:val="normaltextrun"/>
          <w:rFonts w:ascii="Arial" w:hAnsi="Arial" w:cs="Arial"/>
          <w:color w:val="202124"/>
          <w:shd w:val="clear" w:color="auto" w:fill="FFFFFF"/>
        </w:rPr>
        <w:t>proteins</w:t>
      </w:r>
      <w:r w:rsidR="00F62A51" w:rsidRPr="00F62A51">
        <w:rPr>
          <w:rStyle w:val="normaltextrun"/>
          <w:rFonts w:ascii="Calibri" w:hAnsi="Calibri" w:cs="Calibri"/>
        </w:rPr>
        <w:t> </w:t>
      </w:r>
      <w:r w:rsidR="00F62A51">
        <w:rPr>
          <w:rStyle w:val="normaltextrun"/>
          <w:rFonts w:ascii="Calibri" w:hAnsi="Calibri" w:cs="Calibri"/>
        </w:rPr>
        <w:t xml:space="preserve">(50–55%, mostly myosin and actin), </w:t>
      </w:r>
      <w:r w:rsidR="00F62A51" w:rsidRPr="00F62A51">
        <w:rPr>
          <w:rStyle w:val="normaltextrun"/>
          <w:rFonts w:ascii="Calibri" w:hAnsi="Calibri" w:cs="Calibri"/>
        </w:rPr>
        <w:t>sarcoplasmic </w:t>
      </w:r>
      <w:r w:rsidR="00F62A51" w:rsidRPr="00F62A51">
        <w:rPr>
          <w:rStyle w:val="normaltextrun"/>
          <w:rFonts w:ascii="Arial" w:hAnsi="Arial" w:cs="Arial"/>
          <w:color w:val="202124"/>
          <w:shd w:val="clear" w:color="auto" w:fill="FFFFFF"/>
        </w:rPr>
        <w:t>proteins</w:t>
      </w:r>
      <w:r w:rsidR="00F62A51" w:rsidRPr="00F62A51">
        <w:rPr>
          <w:rStyle w:val="normaltextrun"/>
          <w:rFonts w:ascii="Calibri" w:hAnsi="Calibri" w:cs="Calibri"/>
        </w:rPr>
        <w:t> </w:t>
      </w:r>
      <w:r w:rsidR="00F62A51">
        <w:rPr>
          <w:rStyle w:val="normaltextrun"/>
          <w:rFonts w:ascii="Calibri" w:hAnsi="Calibri" w:cs="Calibri"/>
        </w:rPr>
        <w:t>(30–34%, mostly enzymes and myoglobin) and connective tissue (10–15%, mostly collagen and elastin fibres embedded in mucopolysaccharides).</w:t>
      </w:r>
      <w:r w:rsidR="00F62A51">
        <w:rPr>
          <w:rStyle w:val="eop"/>
          <w:rFonts w:ascii="Calibri" w:hAnsi="Calibri" w:cs="Calibri"/>
          <w:shd w:val="clear" w:color="auto" w:fill="FFFFFF"/>
        </w:rPr>
        <w:t> </w:t>
      </w:r>
      <w:r w:rsidR="0036086C">
        <w:rPr>
          <w:rStyle w:val="eop"/>
          <w:rFonts w:ascii="Calibri" w:hAnsi="Calibri" w:cs="Calibri"/>
          <w:shd w:val="clear" w:color="auto" w:fill="FFFFFF"/>
        </w:rPr>
        <w:t xml:space="preserve">Similarly other mentioned food types in this category contain different types of protein. Hence, </w:t>
      </w:r>
      <w:r>
        <w:t xml:space="preserve">we </w:t>
      </w:r>
      <w:r w:rsidR="00C81B2B">
        <w:t>could not</w:t>
      </w:r>
      <w:r>
        <w:t xml:space="preserve"> draw a</w:t>
      </w:r>
      <w:r w:rsidR="004241DA">
        <w:t>ny combined conclusion depending on the type of protein.</w:t>
      </w:r>
    </w:p>
    <w:p w14:paraId="51CD7A88" w14:textId="35ABD53F" w:rsidR="0009774E" w:rsidRDefault="00486576" w:rsidP="0046144D">
      <w:pPr>
        <w:jc w:val="both"/>
      </w:pPr>
      <w:r>
        <w:t xml:space="preserve">Looking at the scatter plot between Life </w:t>
      </w:r>
      <w:r w:rsidR="00C81B2B">
        <w:t>expectancy (</w:t>
      </w:r>
      <w:r w:rsidR="006A7D8D">
        <w:t>LE in years)</w:t>
      </w:r>
      <w:r>
        <w:t xml:space="preserve"> and Egg consumptions</w:t>
      </w:r>
      <w:r w:rsidR="006A7D8D">
        <w:t xml:space="preserve"> </w:t>
      </w:r>
      <w:r w:rsidR="005A473B">
        <w:t>(Per</w:t>
      </w:r>
      <w:r w:rsidR="006A7D8D">
        <w:t xml:space="preserve"> capita consumption of eggs </w:t>
      </w:r>
      <w:r w:rsidR="00270BF2">
        <w:t xml:space="preserve">kilograms per year). </w:t>
      </w:r>
      <w:r>
        <w:t xml:space="preserve"> </w:t>
      </w:r>
    </w:p>
    <w:p w14:paraId="35D7016E" w14:textId="336413D4" w:rsidR="003A57D3" w:rsidRDefault="004241DA" w:rsidP="0046144D">
      <w:pPr>
        <w:jc w:val="both"/>
      </w:pPr>
      <w:r>
        <w:t xml:space="preserve"> </w:t>
      </w:r>
    </w:p>
    <w:p w14:paraId="3CE180AD" w14:textId="77777777" w:rsidR="00D60BED" w:rsidRDefault="00767002" w:rsidP="00D60BED">
      <w:pPr>
        <w:keepNext/>
        <w:jc w:val="both"/>
      </w:pPr>
      <w:r>
        <w:rPr>
          <w:noProof/>
        </w:rPr>
        <w:lastRenderedPageBreak/>
        <w:drawing>
          <wp:inline distT="0" distB="0" distL="0" distR="0" wp14:anchorId="40C5D486" wp14:editId="5083D0CD">
            <wp:extent cx="5515661" cy="2937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67734" cy="2965209"/>
                    </a:xfrm>
                    <a:prstGeom prst="rect">
                      <a:avLst/>
                    </a:prstGeom>
                    <a:noFill/>
                  </pic:spPr>
                </pic:pic>
              </a:graphicData>
            </a:graphic>
          </wp:inline>
        </w:drawing>
      </w:r>
    </w:p>
    <w:p w14:paraId="5DB2AA73" w14:textId="38494573" w:rsidR="004241DA" w:rsidRDefault="00D60BED" w:rsidP="00D60BED">
      <w:pPr>
        <w:pStyle w:val="Caption"/>
        <w:jc w:val="center"/>
      </w:pPr>
      <w:bookmarkStart w:id="267" w:name="_Toc76680617"/>
      <w:r>
        <w:t xml:space="preserve">Figure </w:t>
      </w:r>
      <w:fldSimple w:instr=" SEQ Figure \* ARABIC ">
        <w:r w:rsidR="00AC21CD">
          <w:rPr>
            <w:noProof/>
          </w:rPr>
          <w:t>19</w:t>
        </w:r>
      </w:fldSimple>
      <w:r>
        <w:t xml:space="preserve"> Egg Consumption Vs Life Expectancy</w:t>
      </w:r>
      <w:bookmarkEnd w:id="267"/>
    </w:p>
    <w:p w14:paraId="18E6B599" w14:textId="77777777" w:rsidR="00D60BED" w:rsidRPr="00D60BED" w:rsidRDefault="00D60BED" w:rsidP="00D60BED"/>
    <w:p w14:paraId="47785A02" w14:textId="77777777" w:rsidR="00AC21CD" w:rsidRDefault="0070575F" w:rsidP="00AC21CD">
      <w:pPr>
        <w:keepNext/>
        <w:jc w:val="both"/>
      </w:pPr>
      <w:r>
        <w:rPr>
          <w:noProof/>
        </w:rPr>
        <w:drawing>
          <wp:inline distT="0" distB="0" distL="0" distR="0" wp14:anchorId="4FCA16CC" wp14:editId="62DDFA17">
            <wp:extent cx="5287112" cy="297396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08495" cy="2985994"/>
                    </a:xfrm>
                    <a:prstGeom prst="rect">
                      <a:avLst/>
                    </a:prstGeom>
                    <a:noFill/>
                  </pic:spPr>
                </pic:pic>
              </a:graphicData>
            </a:graphic>
          </wp:inline>
        </w:drawing>
      </w:r>
    </w:p>
    <w:p w14:paraId="69AF29B4" w14:textId="032A6370" w:rsidR="0070575F" w:rsidRDefault="00AC21CD" w:rsidP="00AC21CD">
      <w:pPr>
        <w:pStyle w:val="Caption"/>
        <w:jc w:val="center"/>
      </w:pPr>
      <w:bookmarkStart w:id="268" w:name="_Toc76680618"/>
      <w:r>
        <w:t xml:space="preserve">Figure </w:t>
      </w:r>
      <w:fldSimple w:instr=" SEQ Figure \* ARABIC ">
        <w:r>
          <w:rPr>
            <w:noProof/>
          </w:rPr>
          <w:t>20</w:t>
        </w:r>
      </w:fldSimple>
      <w:r>
        <w:t xml:space="preserve"> Pork / Pig Meat Consumption Vs Life Expectancy</w:t>
      </w:r>
      <w:bookmarkEnd w:id="268"/>
    </w:p>
    <w:p w14:paraId="67DD5F63" w14:textId="57A8F92F" w:rsidR="0070575F" w:rsidRDefault="0070575F" w:rsidP="003A57D3">
      <w:pPr>
        <w:jc w:val="both"/>
      </w:pPr>
    </w:p>
    <w:p w14:paraId="6AFAA542" w14:textId="77777777" w:rsidR="00AC21CD" w:rsidRDefault="00B06068" w:rsidP="00AC21CD">
      <w:pPr>
        <w:keepNext/>
        <w:jc w:val="both"/>
      </w:pPr>
      <w:r>
        <w:rPr>
          <w:noProof/>
        </w:rPr>
        <w:lastRenderedPageBreak/>
        <w:drawing>
          <wp:inline distT="0" distB="0" distL="0" distR="0" wp14:anchorId="4EFCFE37" wp14:editId="4D62EE8F">
            <wp:extent cx="5321935" cy="294837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58598" cy="2968688"/>
                    </a:xfrm>
                    <a:prstGeom prst="rect">
                      <a:avLst/>
                    </a:prstGeom>
                    <a:noFill/>
                  </pic:spPr>
                </pic:pic>
              </a:graphicData>
            </a:graphic>
          </wp:inline>
        </w:drawing>
      </w:r>
    </w:p>
    <w:p w14:paraId="086C5366" w14:textId="3493904C" w:rsidR="0070575F" w:rsidRDefault="00AC21CD" w:rsidP="00AC21CD">
      <w:pPr>
        <w:pStyle w:val="Caption"/>
        <w:jc w:val="center"/>
      </w:pPr>
      <w:bookmarkStart w:id="269" w:name="_Toc76680619"/>
      <w:r>
        <w:t xml:space="preserve">Figure </w:t>
      </w:r>
      <w:fldSimple w:instr=" SEQ Figure \* ARABIC ">
        <w:r>
          <w:rPr>
            <w:noProof/>
          </w:rPr>
          <w:t>21</w:t>
        </w:r>
      </w:fldSimple>
      <w:r>
        <w:t xml:space="preserve"> Poultry Meat Consumption </w:t>
      </w:r>
      <w:r w:rsidRPr="00711FA8">
        <w:t>Vs Life Expectancy</w:t>
      </w:r>
      <w:bookmarkEnd w:id="269"/>
    </w:p>
    <w:p w14:paraId="589D2AB7" w14:textId="207C9B5B" w:rsidR="00AC21CD" w:rsidRDefault="00AC21CD" w:rsidP="00AC21CD"/>
    <w:p w14:paraId="6760A29C" w14:textId="77777777" w:rsidR="00AC21CD" w:rsidRPr="00AC21CD" w:rsidRDefault="00AC21CD" w:rsidP="00AC21CD"/>
    <w:p w14:paraId="2A361ED8" w14:textId="77777777" w:rsidR="00AC21CD" w:rsidRDefault="0012212B" w:rsidP="00AC21CD">
      <w:pPr>
        <w:keepNext/>
      </w:pPr>
      <w:r>
        <w:rPr>
          <w:noProof/>
        </w:rPr>
        <w:drawing>
          <wp:inline distT="0" distB="0" distL="0" distR="0" wp14:anchorId="04770B0B" wp14:editId="02754B7B">
            <wp:extent cx="5560745" cy="3127883"/>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2856" cy="3140320"/>
                    </a:xfrm>
                    <a:prstGeom prst="rect">
                      <a:avLst/>
                    </a:prstGeom>
                    <a:noFill/>
                  </pic:spPr>
                </pic:pic>
              </a:graphicData>
            </a:graphic>
          </wp:inline>
        </w:drawing>
      </w:r>
    </w:p>
    <w:p w14:paraId="0D0FF5E7" w14:textId="657052CF" w:rsidR="003A57D3" w:rsidRDefault="00AC21CD" w:rsidP="00AC21CD">
      <w:pPr>
        <w:pStyle w:val="Caption"/>
        <w:jc w:val="center"/>
      </w:pPr>
      <w:bookmarkStart w:id="270" w:name="_Toc76680620"/>
      <w:r>
        <w:t xml:space="preserve">Figure </w:t>
      </w:r>
      <w:fldSimple w:instr=" SEQ Figure \* ARABIC ">
        <w:r>
          <w:rPr>
            <w:noProof/>
          </w:rPr>
          <w:t>22</w:t>
        </w:r>
      </w:fldSimple>
      <w:r>
        <w:t xml:space="preserve"> Milk </w:t>
      </w:r>
      <w:r w:rsidRPr="004B3C69">
        <w:t>Consumption Vs Life Expectancy</w:t>
      </w:r>
      <w:bookmarkEnd w:id="270"/>
    </w:p>
    <w:p w14:paraId="0F5B39C8" w14:textId="39C45751" w:rsidR="0012212B" w:rsidRDefault="0012212B" w:rsidP="001D3192"/>
    <w:p w14:paraId="53F51EB9" w14:textId="77777777" w:rsidR="00AC21CD" w:rsidRDefault="0012212B" w:rsidP="00AC21CD">
      <w:pPr>
        <w:keepNext/>
      </w:pPr>
      <w:r>
        <w:rPr>
          <w:noProof/>
        </w:rPr>
        <w:lastRenderedPageBreak/>
        <w:drawing>
          <wp:inline distT="0" distB="0" distL="0" distR="0" wp14:anchorId="158112BA" wp14:editId="34F568C1">
            <wp:extent cx="5261631" cy="2959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83573" cy="2971975"/>
                    </a:xfrm>
                    <a:prstGeom prst="rect">
                      <a:avLst/>
                    </a:prstGeom>
                    <a:noFill/>
                  </pic:spPr>
                </pic:pic>
              </a:graphicData>
            </a:graphic>
          </wp:inline>
        </w:drawing>
      </w:r>
    </w:p>
    <w:p w14:paraId="3C5697F7" w14:textId="7D5D9DF9" w:rsidR="0012212B" w:rsidRDefault="00AC21CD" w:rsidP="00DB0B1D">
      <w:pPr>
        <w:pStyle w:val="Caption"/>
        <w:jc w:val="center"/>
      </w:pPr>
      <w:bookmarkStart w:id="271" w:name="_Toc76680621"/>
      <w:r>
        <w:t xml:space="preserve">Figure </w:t>
      </w:r>
      <w:fldSimple w:instr=" SEQ Figure \* ARABIC ">
        <w:r>
          <w:rPr>
            <w:noProof/>
          </w:rPr>
          <w:t>23</w:t>
        </w:r>
      </w:fldSimple>
      <w:r>
        <w:t xml:space="preserve"> Fish and Seafood </w:t>
      </w:r>
      <w:r w:rsidRPr="00D85F42">
        <w:t>Consumption Vs Life Expectancy</w:t>
      </w:r>
      <w:bookmarkEnd w:id="271"/>
    </w:p>
    <w:p w14:paraId="0B8246DB" w14:textId="1FE4FA88" w:rsidR="00DB0B1D" w:rsidRDefault="00DB0B1D" w:rsidP="00DB0B1D"/>
    <w:p w14:paraId="2E6BE503" w14:textId="77777777" w:rsidR="00DB0B1D" w:rsidRPr="00DB0B1D" w:rsidRDefault="00DB0B1D" w:rsidP="00DB0B1D"/>
    <w:p w14:paraId="60D431B4" w14:textId="556CBCB8" w:rsidR="001D3192" w:rsidRDefault="00EF452C" w:rsidP="001D3192">
      <w:r>
        <w:t xml:space="preserve"> </w:t>
      </w:r>
      <w:r w:rsidR="00346E1D">
        <w:t xml:space="preserve">In our current research, it is identified that people consuming higher proteins </w:t>
      </w:r>
      <w:r w:rsidR="00333572">
        <w:t xml:space="preserve">have higher life expectancies. </w:t>
      </w:r>
      <w:r w:rsidR="001D3192">
        <w:t>Countries with Higher Life Expectancy</w:t>
      </w:r>
    </w:p>
    <w:p w14:paraId="4783B98E" w14:textId="0CECD16D" w:rsidR="001D3192" w:rsidRDefault="001D3192" w:rsidP="001D3192">
      <w:r>
        <w:t>Immunisation Vs Life Expectancy</w:t>
      </w:r>
    </w:p>
    <w:p w14:paraId="311E1B1E" w14:textId="42DAAE9A" w:rsidR="008137A2" w:rsidRDefault="00B657B2" w:rsidP="00FC4B79">
      <w:r w:rsidRPr="00B657B2">
        <w:rPr>
          <w:noProof/>
        </w:rPr>
        <w:drawing>
          <wp:inline distT="0" distB="0" distL="0" distR="0" wp14:anchorId="5216DF52" wp14:editId="0E92EC82">
            <wp:extent cx="5731510" cy="2606675"/>
            <wp:effectExtent l="0" t="0" r="2540" b="317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62"/>
                    <a:stretch>
                      <a:fillRect/>
                    </a:stretch>
                  </pic:blipFill>
                  <pic:spPr>
                    <a:xfrm>
                      <a:off x="0" y="0"/>
                      <a:ext cx="5731510" cy="2606675"/>
                    </a:xfrm>
                    <a:prstGeom prst="rect">
                      <a:avLst/>
                    </a:prstGeom>
                  </pic:spPr>
                </pic:pic>
              </a:graphicData>
            </a:graphic>
          </wp:inline>
        </w:drawing>
      </w:r>
    </w:p>
    <w:p w14:paraId="3704A60D" w14:textId="69B7D4F7" w:rsidR="00E764D1" w:rsidRDefault="00EC5831" w:rsidP="003D786A">
      <w:pPr>
        <w:pStyle w:val="Heading2"/>
      </w:pPr>
      <w:r>
        <w:t xml:space="preserve">Conclusions </w:t>
      </w:r>
      <w:bookmarkStart w:id="272" w:name="_Toc69124679"/>
      <w:bookmarkStart w:id="273" w:name="_Toc69124720"/>
      <w:bookmarkStart w:id="274" w:name="_Toc69299432"/>
      <w:bookmarkStart w:id="275" w:name="_Toc71139001"/>
      <w:bookmarkStart w:id="276" w:name="_Toc74690961"/>
      <w:bookmarkStart w:id="277" w:name="_Toc74691901"/>
      <w:bookmarkStart w:id="278" w:name="_Toc74691925"/>
      <w:bookmarkStart w:id="279" w:name="_Toc74691955"/>
      <w:bookmarkStart w:id="280" w:name="_Toc74691985"/>
      <w:bookmarkStart w:id="281" w:name="_Toc75610725"/>
      <w:bookmarkStart w:id="282" w:name="_Toc75745134"/>
      <w:bookmarkStart w:id="283" w:name="_Toc75778362"/>
      <w:bookmarkStart w:id="284" w:name="_Toc75780649"/>
      <w:bookmarkStart w:id="285" w:name="_Toc75781001"/>
      <w:bookmarkStart w:id="286" w:name="_Toc75781104"/>
      <w:bookmarkStart w:id="287" w:name="_Toc75781714"/>
      <w:bookmarkStart w:id="288" w:name="_Toc75781746"/>
      <w:bookmarkStart w:id="289" w:name="_Toc75781853"/>
      <w:bookmarkStart w:id="290" w:name="_Toc75781890"/>
      <w:bookmarkStart w:id="291" w:name="_Toc75781984"/>
      <w:bookmarkStart w:id="292" w:name="_Toc75782081"/>
      <w:bookmarkStart w:id="293" w:name="_Toc75782153"/>
      <w:bookmarkStart w:id="294" w:name="_Toc75782264"/>
      <w:bookmarkStart w:id="295" w:name="_Toc75782561"/>
      <w:bookmarkStart w:id="296" w:name="_Toc75782692"/>
      <w:bookmarkStart w:id="297" w:name="_Toc75782737"/>
      <w:bookmarkStart w:id="298" w:name="_Toc75782870"/>
      <w:bookmarkStart w:id="299" w:name="_Toc75783034"/>
      <w:bookmarkStart w:id="300" w:name="_Toc75783138"/>
      <w:bookmarkStart w:id="301" w:name="_Toc75783214"/>
      <w:bookmarkStart w:id="302" w:name="_Toc75783335"/>
      <w:bookmarkStart w:id="303" w:name="_Toc75783466"/>
      <w:bookmarkStart w:id="304" w:name="_Toc75783619"/>
      <w:bookmarkStart w:id="305" w:name="_Toc75783826"/>
      <w:bookmarkStart w:id="306" w:name="_Toc75784015"/>
      <w:bookmarkStart w:id="307" w:name="_Toc75784174"/>
      <w:bookmarkStart w:id="308" w:name="_Toc75784332"/>
      <w:bookmarkStart w:id="309" w:name="_Toc75784429"/>
      <w:bookmarkStart w:id="310" w:name="_Toc75784545"/>
      <w:bookmarkStart w:id="311" w:name="_Toc75784788"/>
      <w:bookmarkStart w:id="312" w:name="_Toc75784925"/>
      <w:bookmarkStart w:id="313" w:name="_Toc75785021"/>
      <w:bookmarkStart w:id="314" w:name="_Toc75785253"/>
      <w:bookmarkStart w:id="315" w:name="_Toc75785338"/>
      <w:bookmarkStart w:id="316" w:name="_Toc75785370"/>
      <w:bookmarkStart w:id="317" w:name="_Toc75785565"/>
      <w:bookmarkStart w:id="318" w:name="_Toc75785692"/>
      <w:bookmarkStart w:id="319" w:name="_Toc75785894"/>
      <w:bookmarkStart w:id="320" w:name="_Toc75786064"/>
      <w:bookmarkStart w:id="321" w:name="_Toc75786892"/>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4C71FDD1" w14:textId="03EAB5BC" w:rsidR="00193D2B" w:rsidRDefault="00193D2B" w:rsidP="00193D2B"/>
    <w:p w14:paraId="7F7EB393" w14:textId="77777777" w:rsidR="00B57ED5" w:rsidRPr="00193D2B" w:rsidRDefault="00B57ED5" w:rsidP="00B57ED5"/>
    <w:p w14:paraId="51DF445B" w14:textId="218DCA42" w:rsidR="00EF730D" w:rsidRDefault="00EF730D" w:rsidP="003D786A">
      <w:pPr>
        <w:pStyle w:val="Heading2"/>
      </w:pPr>
      <w:r>
        <w:t>Future Work</w:t>
      </w:r>
    </w:p>
    <w:p w14:paraId="579516E6" w14:textId="0D9C55FE" w:rsidR="00C64F4D" w:rsidRDefault="00C64F4D" w:rsidP="00C64F4D"/>
    <w:p w14:paraId="419B9BFC" w14:textId="45F170CA" w:rsidR="00C64F4D" w:rsidRDefault="00C64F4D" w:rsidP="00C64F4D">
      <w:pPr>
        <w:pStyle w:val="ListParagraph"/>
        <w:numPr>
          <w:ilvl w:val="0"/>
          <w:numId w:val="24"/>
        </w:numPr>
      </w:pPr>
      <w:r>
        <w:lastRenderedPageBreak/>
        <w:t xml:space="preserve">Non availability of data until 2021 and for </w:t>
      </w:r>
      <w:r w:rsidR="005417A1">
        <w:t xml:space="preserve">other important factors like vegetarian </w:t>
      </w:r>
      <w:proofErr w:type="gramStart"/>
      <w:r w:rsidR="005417A1">
        <w:t>consumption ,</w:t>
      </w:r>
      <w:proofErr w:type="gramEnd"/>
      <w:r w:rsidR="005417A1">
        <w:t xml:space="preserve"> </w:t>
      </w:r>
    </w:p>
    <w:p w14:paraId="5A80D48A" w14:textId="42B0AB8B" w:rsidR="005417A1" w:rsidRDefault="005417A1" w:rsidP="00C64F4D">
      <w:pPr>
        <w:pStyle w:val="ListParagraph"/>
        <w:numPr>
          <w:ilvl w:val="0"/>
          <w:numId w:val="24"/>
        </w:numPr>
      </w:pPr>
      <w:r>
        <w:t xml:space="preserve">No dataset for keeto diet </w:t>
      </w:r>
    </w:p>
    <w:p w14:paraId="0EB1C399" w14:textId="26FE7B66" w:rsidR="005417A1" w:rsidRDefault="005417A1" w:rsidP="00C64F4D">
      <w:pPr>
        <w:pStyle w:val="ListParagraph"/>
        <w:numPr>
          <w:ilvl w:val="0"/>
          <w:numId w:val="24"/>
        </w:numPr>
      </w:pPr>
      <w:r>
        <w:t>Immunisation and vaccination information and time constrain working on project</w:t>
      </w:r>
    </w:p>
    <w:p w14:paraId="0BD0BB6B" w14:textId="77777777" w:rsidR="005417A1" w:rsidRPr="00C64F4D" w:rsidRDefault="005417A1" w:rsidP="005417A1">
      <w:pPr>
        <w:pStyle w:val="ListParagraph"/>
      </w:pPr>
    </w:p>
    <w:p w14:paraId="578A014F" w14:textId="17015CDD" w:rsidR="00872659" w:rsidRDefault="00872659" w:rsidP="000E394F">
      <w:pPr>
        <w:pStyle w:val="Heading1"/>
      </w:pPr>
      <w:bookmarkStart w:id="322" w:name="_Toc76680643"/>
      <w:r w:rsidRPr="000E394F">
        <w:t>Legal Ethical and Professional Issues</w:t>
      </w:r>
      <w:bookmarkEnd w:id="322"/>
      <w:r w:rsidRPr="000E394F">
        <w:t xml:space="preserve"> </w:t>
      </w:r>
    </w:p>
    <w:p w14:paraId="2A543811" w14:textId="698D81D9" w:rsidR="0068721A" w:rsidRDefault="00505D97" w:rsidP="0061363B">
      <w:pPr>
        <w:ind w:firstLine="720"/>
        <w:jc w:val="both"/>
      </w:pPr>
      <w:r>
        <w:t>The research</w:t>
      </w:r>
      <w:r w:rsidR="006B00E4">
        <w:t xml:space="preserve"> data </w:t>
      </w:r>
      <w:r>
        <w:t xml:space="preserve">for this project </w:t>
      </w:r>
      <w:r w:rsidR="006B00E4">
        <w:t>has been gathered from open source</w:t>
      </w:r>
      <w:r w:rsidR="00925103">
        <w:t xml:space="preserve"> </w:t>
      </w:r>
      <w:r w:rsidR="00925103" w:rsidRPr="00943E43">
        <w:t>(</w:t>
      </w:r>
      <w:hyperlink r:id="rId63" w:history="1">
        <w:r w:rsidR="00925103" w:rsidRPr="008B1CE2">
          <w:rPr>
            <w:rStyle w:val="Hyperlink"/>
          </w:rPr>
          <w:t>WHO</w:t>
        </w:r>
      </w:hyperlink>
      <w:r w:rsidR="00925103">
        <w:rPr>
          <w:rStyle w:val="Hyperlink"/>
        </w:rPr>
        <w:t xml:space="preserve">, </w:t>
      </w:r>
      <w:hyperlink r:id="rId64" w:history="1">
        <w:r w:rsidR="00925103" w:rsidRPr="000F331A">
          <w:rPr>
            <w:rStyle w:val="Hyperlink"/>
          </w:rPr>
          <w:t>GHO</w:t>
        </w:r>
      </w:hyperlink>
      <w:r w:rsidR="00925103">
        <w:rPr>
          <w:rStyle w:val="Hyperlink"/>
        </w:rPr>
        <w:t xml:space="preserve">, </w:t>
      </w:r>
      <w:hyperlink r:id="rId65" w:history="1">
        <w:r w:rsidR="00925103" w:rsidRPr="001A7804">
          <w:rPr>
            <w:rStyle w:val="Hyperlink"/>
          </w:rPr>
          <w:t>Our World in Data</w:t>
        </w:r>
      </w:hyperlink>
      <w:r w:rsidR="00925103">
        <w:t xml:space="preserve">, </w:t>
      </w:r>
      <w:hyperlink r:id="rId66" w:history="1">
        <w:r w:rsidR="00925103" w:rsidRPr="00470AE4">
          <w:rPr>
            <w:rStyle w:val="Hyperlink"/>
          </w:rPr>
          <w:t>OECD</w:t>
        </w:r>
      </w:hyperlink>
      <w:r w:rsidR="00925103">
        <w:t xml:space="preserve"> and </w:t>
      </w:r>
      <w:hyperlink r:id="rId67" w:history="1">
        <w:r w:rsidR="00925103" w:rsidRPr="00A63984">
          <w:rPr>
            <w:rStyle w:val="Hyperlink"/>
          </w:rPr>
          <w:t>Data world Bank</w:t>
        </w:r>
      </w:hyperlink>
      <w:r w:rsidR="00925103" w:rsidRPr="00943E43">
        <w:t>)</w:t>
      </w:r>
      <w:r>
        <w:t>,</w:t>
      </w:r>
      <w:r w:rsidR="006B00E4">
        <w:t xml:space="preserve"> </w:t>
      </w:r>
      <w:r w:rsidR="005F634D">
        <w:t xml:space="preserve">which is provided for research and </w:t>
      </w:r>
      <w:r w:rsidR="003E794F">
        <w:t>o</w:t>
      </w:r>
      <w:r w:rsidR="00175ED3">
        <w:t xml:space="preserve">ther analytical </w:t>
      </w:r>
      <w:r w:rsidR="006E5B28">
        <w:t>purposes</w:t>
      </w:r>
      <w:r w:rsidR="00175ED3">
        <w:t xml:space="preserve">. This project </w:t>
      </w:r>
      <w:r w:rsidR="006E5B28">
        <w:t>does not</w:t>
      </w:r>
      <w:r w:rsidR="006B00E4">
        <w:t xml:space="preserve"> involve any personal </w:t>
      </w:r>
      <w:r w:rsidR="00175ED3">
        <w:t xml:space="preserve">or third-party information and </w:t>
      </w:r>
      <w:r>
        <w:t xml:space="preserve">respects all the principles </w:t>
      </w:r>
      <w:r w:rsidR="0061363B">
        <w:t xml:space="preserve">under </w:t>
      </w:r>
      <w:r w:rsidR="00B04FFA">
        <w:t xml:space="preserve">the </w:t>
      </w:r>
      <w:r w:rsidR="0061363B">
        <w:t xml:space="preserve">Research Ethics </w:t>
      </w:r>
      <w:r>
        <w:t xml:space="preserve">of Teesside University. </w:t>
      </w:r>
    </w:p>
    <w:p w14:paraId="2B80F6B2" w14:textId="67577D1B" w:rsidR="00BC18AD" w:rsidRPr="000E394F" w:rsidRDefault="00EF730D" w:rsidP="000E394F">
      <w:pPr>
        <w:pStyle w:val="Heading1"/>
      </w:pPr>
      <w:bookmarkStart w:id="323" w:name="_Toc76680644"/>
      <w:r w:rsidRPr="000E394F">
        <w:t>References</w:t>
      </w:r>
      <w:bookmarkEnd w:id="323"/>
      <w:r w:rsidR="00BC18AD" w:rsidRPr="000E394F">
        <w:t xml:space="preserve"> </w:t>
      </w:r>
    </w:p>
    <w:p w14:paraId="079DF116" w14:textId="63D7DAEC" w:rsidR="00FD4D74" w:rsidRPr="00FD4D74" w:rsidRDefault="00490C18" w:rsidP="00FD4D74">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FD4D74" w:rsidRPr="00FD4D74">
        <w:rPr>
          <w:rFonts w:ascii="Calibri" w:hAnsi="Calibri" w:cs="Calibri"/>
          <w:noProof/>
          <w:szCs w:val="24"/>
        </w:rPr>
        <w:t xml:space="preserve">Antonovsky, A. (no date) </w:t>
      </w:r>
      <w:r w:rsidR="00FD4D74" w:rsidRPr="00FD4D74">
        <w:rPr>
          <w:rFonts w:ascii="Calibri" w:hAnsi="Calibri" w:cs="Calibri"/>
          <w:i/>
          <w:iCs/>
          <w:noProof/>
          <w:szCs w:val="24"/>
        </w:rPr>
        <w:t>SOCIAL CLASS, LIFE EXPECTANCY AND OVERALL MORTALITY</w:t>
      </w:r>
      <w:r w:rsidR="00FD4D74" w:rsidRPr="00FD4D74">
        <w:rPr>
          <w:rFonts w:ascii="Calibri" w:hAnsi="Calibri" w:cs="Calibri"/>
          <w:noProof/>
          <w:szCs w:val="24"/>
        </w:rPr>
        <w:t>.</w:t>
      </w:r>
    </w:p>
    <w:p w14:paraId="51369F46"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Beekman, M. </w:t>
      </w:r>
      <w:r w:rsidRPr="00FD4D74">
        <w:rPr>
          <w:rFonts w:ascii="Calibri" w:hAnsi="Calibri" w:cs="Calibri"/>
          <w:i/>
          <w:iCs/>
          <w:noProof/>
          <w:szCs w:val="24"/>
        </w:rPr>
        <w:t>et al.</w:t>
      </w:r>
      <w:r w:rsidRPr="00FD4D74">
        <w:rPr>
          <w:rFonts w:ascii="Calibri" w:hAnsi="Calibri" w:cs="Calibri"/>
          <w:noProof/>
          <w:szCs w:val="24"/>
        </w:rPr>
        <w:t xml:space="preserve"> (2013) ‘Genome-wide linkage analysis for human longevity: Genetics of healthy aging study’, </w:t>
      </w:r>
      <w:r w:rsidRPr="00FD4D74">
        <w:rPr>
          <w:rFonts w:ascii="Calibri" w:hAnsi="Calibri" w:cs="Calibri"/>
          <w:i/>
          <w:iCs/>
          <w:noProof/>
          <w:szCs w:val="24"/>
        </w:rPr>
        <w:t>Aging Cell</w:t>
      </w:r>
      <w:r w:rsidRPr="00FD4D74">
        <w:rPr>
          <w:rFonts w:ascii="Calibri" w:hAnsi="Calibri" w:cs="Calibri"/>
          <w:noProof/>
          <w:szCs w:val="24"/>
        </w:rPr>
        <w:t>, 12(2), pp. 184–193. doi: 10.1111/acel.12039.</w:t>
      </w:r>
    </w:p>
    <w:p w14:paraId="378928CE"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Beeksma, M. </w:t>
      </w:r>
      <w:r w:rsidRPr="00FD4D74">
        <w:rPr>
          <w:rFonts w:ascii="Calibri" w:hAnsi="Calibri" w:cs="Calibri"/>
          <w:i/>
          <w:iCs/>
          <w:noProof/>
          <w:szCs w:val="24"/>
        </w:rPr>
        <w:t>et al.</w:t>
      </w:r>
      <w:r w:rsidRPr="00FD4D74">
        <w:rPr>
          <w:rFonts w:ascii="Calibri" w:hAnsi="Calibri" w:cs="Calibri"/>
          <w:noProof/>
          <w:szCs w:val="24"/>
        </w:rPr>
        <w:t xml:space="preserve"> (2019) ‘Predicting life expectancy with a long short-term memory recurrent neural network using electronic medical records’. doi: 10.1186/s12911-019-0775-2.</w:t>
      </w:r>
    </w:p>
    <w:p w14:paraId="23EF41A7"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Berry, S. (2021) ‘The Most Important Thing That Ever Happened: Big, Bad Data and the Doubling of Human Life Expectancy’, </w:t>
      </w:r>
      <w:r w:rsidRPr="00FD4D74">
        <w:rPr>
          <w:rFonts w:ascii="Calibri" w:hAnsi="Calibri" w:cs="Calibri"/>
          <w:i/>
          <w:iCs/>
          <w:noProof/>
          <w:szCs w:val="24"/>
        </w:rPr>
        <w:t>Journal of Planning History</w:t>
      </w:r>
      <w:r w:rsidRPr="00FD4D74">
        <w:rPr>
          <w:rFonts w:ascii="Calibri" w:hAnsi="Calibri" w:cs="Calibri"/>
          <w:noProof/>
          <w:szCs w:val="24"/>
        </w:rPr>
        <w:t>. doi: 10.1177/15385132211013797.</w:t>
      </w:r>
    </w:p>
    <w:p w14:paraId="2CB65CD7"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Boucekkine, R., De La Croix, D. and Licandro, O. (2003) </w:t>
      </w:r>
      <w:r w:rsidRPr="00FD4D74">
        <w:rPr>
          <w:rFonts w:ascii="Calibri" w:hAnsi="Calibri" w:cs="Calibri"/>
          <w:i/>
          <w:iCs/>
          <w:noProof/>
          <w:szCs w:val="24"/>
        </w:rPr>
        <w:t>Early Mortality Declines at the Dawn of Modern Growth</w:t>
      </w:r>
      <w:r w:rsidRPr="00FD4D74">
        <w:rPr>
          <w:rFonts w:ascii="Calibri" w:hAnsi="Calibri" w:cs="Calibri"/>
          <w:noProof/>
          <w:szCs w:val="24"/>
        </w:rPr>
        <w:t xml:space="preserve">, </w:t>
      </w:r>
      <w:r w:rsidRPr="00FD4D74">
        <w:rPr>
          <w:rFonts w:ascii="Calibri" w:hAnsi="Calibri" w:cs="Calibri"/>
          <w:i/>
          <w:iCs/>
          <w:noProof/>
          <w:szCs w:val="24"/>
        </w:rPr>
        <w:t>Source: The Scandinavian Journal of Economics</w:t>
      </w:r>
      <w:r w:rsidRPr="00FD4D74">
        <w:rPr>
          <w:rFonts w:ascii="Calibri" w:hAnsi="Calibri" w:cs="Calibri"/>
          <w:noProof/>
          <w:szCs w:val="24"/>
        </w:rPr>
        <w:t>.</w:t>
      </w:r>
    </w:p>
    <w:p w14:paraId="6B146E48"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Cervellati, M. (2009) </w:t>
      </w:r>
      <w:r w:rsidRPr="00FD4D74">
        <w:rPr>
          <w:rFonts w:ascii="Calibri" w:hAnsi="Calibri" w:cs="Calibri"/>
          <w:i/>
          <w:iCs/>
          <w:noProof/>
          <w:szCs w:val="24"/>
        </w:rPr>
        <w:t>Life Expectancy and Economic Growth: The Role of the Demographic Transition</w:t>
      </w:r>
      <w:r w:rsidRPr="00FD4D74">
        <w:rPr>
          <w:rFonts w:ascii="Calibri" w:hAnsi="Calibri" w:cs="Calibri"/>
          <w:noProof/>
          <w:szCs w:val="24"/>
        </w:rPr>
        <w:t>.</w:t>
      </w:r>
    </w:p>
    <w:p w14:paraId="09D7B99E"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Chen, C. C., Chen, P. S. and Yang, C. Y. (2019) ‘Relationship between fine particulate air pollution exposure and human adult life expectancy in Taiwan’, </w:t>
      </w:r>
      <w:r w:rsidRPr="00FD4D74">
        <w:rPr>
          <w:rFonts w:ascii="Calibri" w:hAnsi="Calibri" w:cs="Calibri"/>
          <w:i/>
          <w:iCs/>
          <w:noProof/>
          <w:szCs w:val="24"/>
        </w:rPr>
        <w:t>Journal of Toxicology and Environmental Health - Part A: Current Issues</w:t>
      </w:r>
      <w:r w:rsidRPr="00FD4D74">
        <w:rPr>
          <w:rFonts w:ascii="Calibri" w:hAnsi="Calibri" w:cs="Calibri"/>
          <w:noProof/>
          <w:szCs w:val="24"/>
        </w:rPr>
        <w:t>, 82(14), pp. 826–832. doi: 10.1080/15287394.2019.1658386.</w:t>
      </w:r>
    </w:p>
    <w:p w14:paraId="33F8A6CF"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Crimmins, E. M. and Zhang, Y. S. (2019) ‘Aging Populations, Mortality, and Life Expectancy’, </w:t>
      </w:r>
      <w:r w:rsidRPr="00FD4D74">
        <w:rPr>
          <w:rFonts w:ascii="Calibri" w:hAnsi="Calibri" w:cs="Calibri"/>
          <w:i/>
          <w:iCs/>
          <w:noProof/>
          <w:szCs w:val="24"/>
        </w:rPr>
        <w:t>Annual Review of Sociology</w:t>
      </w:r>
      <w:r w:rsidRPr="00FD4D74">
        <w:rPr>
          <w:rFonts w:ascii="Calibri" w:hAnsi="Calibri" w:cs="Calibri"/>
          <w:noProof/>
          <w:szCs w:val="24"/>
        </w:rPr>
        <w:t>, 45, pp. 69–89. doi: 10.1146/annurev-soc-073117-041351.</w:t>
      </w:r>
    </w:p>
    <w:p w14:paraId="652426D1"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Cutler, D., Deaton, A. and Lleras-Muney, A. (2006) ‘The determinants of mortality’, </w:t>
      </w:r>
      <w:r w:rsidRPr="00FD4D74">
        <w:rPr>
          <w:rFonts w:ascii="Calibri" w:hAnsi="Calibri" w:cs="Calibri"/>
          <w:i/>
          <w:iCs/>
          <w:noProof/>
          <w:szCs w:val="24"/>
        </w:rPr>
        <w:t>Journal of Economic Perspectives</w:t>
      </w:r>
      <w:r w:rsidRPr="00FD4D74">
        <w:rPr>
          <w:rFonts w:ascii="Calibri" w:hAnsi="Calibri" w:cs="Calibri"/>
          <w:noProof/>
          <w:szCs w:val="24"/>
        </w:rPr>
        <w:t>, 20(3), pp. 97–120. doi: 10.1257/jep.20.3.97.</w:t>
      </w:r>
    </w:p>
    <w:p w14:paraId="36F2150A"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i/>
          <w:iCs/>
          <w:noProof/>
          <w:szCs w:val="24"/>
        </w:rPr>
        <w:t>Department of Health | Tier 1—Life expectancy and wellbeing—1.19 Life expectancy at birth</w:t>
      </w:r>
      <w:r w:rsidRPr="00FD4D74">
        <w:rPr>
          <w:rFonts w:ascii="Calibri" w:hAnsi="Calibri" w:cs="Calibri"/>
          <w:noProof/>
          <w:szCs w:val="24"/>
        </w:rPr>
        <w:t xml:space="preserve"> (no date). Available at: https://www1.health.gov.au/internet/publications/publishing.nsf/Content/oatsih-hpf-2012-toc~tier1~life-exp-wellb~119 (Accessed: 26 June 2021).</w:t>
      </w:r>
    </w:p>
    <w:p w14:paraId="001DF6CE"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Dicker, D. </w:t>
      </w:r>
      <w:r w:rsidRPr="00FD4D74">
        <w:rPr>
          <w:rFonts w:ascii="Calibri" w:hAnsi="Calibri" w:cs="Calibri"/>
          <w:i/>
          <w:iCs/>
          <w:noProof/>
          <w:szCs w:val="24"/>
        </w:rPr>
        <w:t>et al.</w:t>
      </w:r>
      <w:r w:rsidRPr="00FD4D74">
        <w:rPr>
          <w:rFonts w:ascii="Calibri" w:hAnsi="Calibri" w:cs="Calibri"/>
          <w:noProof/>
          <w:szCs w:val="24"/>
        </w:rPr>
        <w:t xml:space="preserve"> (2018) ‘Global, regional, and national age-sex-specific mortality and life expectancy, 1950-2017: A systematic analysis for the Global Burden of Disease Study 2017’, </w:t>
      </w:r>
      <w:r w:rsidRPr="00FD4D74">
        <w:rPr>
          <w:rFonts w:ascii="Calibri" w:hAnsi="Calibri" w:cs="Calibri"/>
          <w:i/>
          <w:iCs/>
          <w:noProof/>
          <w:szCs w:val="24"/>
        </w:rPr>
        <w:t>The Lancet</w:t>
      </w:r>
      <w:r w:rsidRPr="00FD4D74">
        <w:rPr>
          <w:rFonts w:ascii="Calibri" w:hAnsi="Calibri" w:cs="Calibri"/>
          <w:noProof/>
          <w:szCs w:val="24"/>
        </w:rPr>
        <w:t>, 392(10159), pp. 1684–1735. doi: 10.1016/S0140-6736(18)31891-9.</w:t>
      </w:r>
    </w:p>
    <w:p w14:paraId="1891EBF8"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Dong, X., Milholland, B. and Vijg, J. (2016) ‘Evidence for a limit to human lifespan’, </w:t>
      </w:r>
      <w:r w:rsidRPr="00FD4D74">
        <w:rPr>
          <w:rFonts w:ascii="Calibri" w:hAnsi="Calibri" w:cs="Calibri"/>
          <w:i/>
          <w:iCs/>
          <w:noProof/>
          <w:szCs w:val="24"/>
        </w:rPr>
        <w:t>Nature Publishing Group</w:t>
      </w:r>
      <w:r w:rsidRPr="00FD4D74">
        <w:rPr>
          <w:rFonts w:ascii="Calibri" w:hAnsi="Calibri" w:cs="Calibri"/>
          <w:noProof/>
          <w:szCs w:val="24"/>
        </w:rPr>
        <w:t>, 538. doi: 10.1038/nature19793.</w:t>
      </w:r>
    </w:p>
    <w:p w14:paraId="3116463D"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Girum, T., Muktar, E. and Shegaze, M. (2018) ‘Determinants of life expectancy in low and medium human development index countries’, </w:t>
      </w:r>
      <w:r w:rsidRPr="00FD4D74">
        <w:rPr>
          <w:rFonts w:ascii="Calibri" w:hAnsi="Calibri" w:cs="Calibri"/>
          <w:i/>
          <w:iCs/>
          <w:noProof/>
          <w:szCs w:val="24"/>
        </w:rPr>
        <w:t>Medical Studies</w:t>
      </w:r>
      <w:r w:rsidRPr="00FD4D74">
        <w:rPr>
          <w:rFonts w:ascii="Calibri" w:hAnsi="Calibri" w:cs="Calibri"/>
          <w:noProof/>
          <w:szCs w:val="24"/>
        </w:rPr>
        <w:t>, 34(3), pp. 218–225. doi: 10.5114/ms.2018.78685.</w:t>
      </w:r>
    </w:p>
    <w:p w14:paraId="3E915C65"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Heikkinen, E. </w:t>
      </w:r>
      <w:r w:rsidRPr="00FD4D74">
        <w:rPr>
          <w:rFonts w:ascii="Calibri" w:hAnsi="Calibri" w:cs="Calibri"/>
          <w:i/>
          <w:iCs/>
          <w:noProof/>
          <w:szCs w:val="24"/>
        </w:rPr>
        <w:t>et al.</w:t>
      </w:r>
      <w:r w:rsidRPr="00FD4D74">
        <w:rPr>
          <w:rFonts w:ascii="Calibri" w:hAnsi="Calibri" w:cs="Calibri"/>
          <w:noProof/>
          <w:szCs w:val="24"/>
        </w:rPr>
        <w:t xml:space="preserve"> (2016) ‘Survival and its predictors from age 75 to 85 in men and women belonging to cohorts with marked survival differences to age 75: a comparative study in three Nordic populations’, </w:t>
      </w:r>
      <w:r w:rsidRPr="00FD4D74">
        <w:rPr>
          <w:rFonts w:ascii="Calibri" w:hAnsi="Calibri" w:cs="Calibri"/>
          <w:i/>
          <w:iCs/>
          <w:noProof/>
          <w:szCs w:val="24"/>
        </w:rPr>
        <w:t>Aging Clinical and Experimental Research</w:t>
      </w:r>
      <w:r w:rsidRPr="00FD4D74">
        <w:rPr>
          <w:rFonts w:ascii="Calibri" w:hAnsi="Calibri" w:cs="Calibri"/>
          <w:noProof/>
          <w:szCs w:val="24"/>
        </w:rPr>
        <w:t>, 28(3), pp. 541–550. doi: 10.1007/s40520-015-0418-0.</w:t>
      </w:r>
    </w:p>
    <w:p w14:paraId="6992709F"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Herzer, D. (2017) ‘Life expectancy and human capital: long-run evidence from a panel of countries’, </w:t>
      </w:r>
      <w:r w:rsidRPr="00FD4D74">
        <w:rPr>
          <w:rFonts w:ascii="Calibri" w:hAnsi="Calibri" w:cs="Calibri"/>
          <w:i/>
          <w:iCs/>
          <w:noProof/>
          <w:szCs w:val="24"/>
        </w:rPr>
        <w:t>Applied Economics Letters</w:t>
      </w:r>
      <w:r w:rsidRPr="00FD4D74">
        <w:rPr>
          <w:rFonts w:ascii="Calibri" w:hAnsi="Calibri" w:cs="Calibri"/>
          <w:noProof/>
          <w:szCs w:val="24"/>
        </w:rPr>
        <w:t>, 24(17), pp. 1247–1250. doi: 10.1080/13504851.2016.1270405.</w:t>
      </w:r>
    </w:p>
    <w:p w14:paraId="31F76D1D"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Klenk, J. </w:t>
      </w:r>
      <w:r w:rsidRPr="00FD4D74">
        <w:rPr>
          <w:rFonts w:ascii="Calibri" w:hAnsi="Calibri" w:cs="Calibri"/>
          <w:i/>
          <w:iCs/>
          <w:noProof/>
          <w:szCs w:val="24"/>
        </w:rPr>
        <w:t>et al.</w:t>
      </w:r>
      <w:r w:rsidRPr="00FD4D74">
        <w:rPr>
          <w:rFonts w:ascii="Calibri" w:hAnsi="Calibri" w:cs="Calibri"/>
          <w:noProof/>
          <w:szCs w:val="24"/>
        </w:rPr>
        <w:t xml:space="preserve"> (2007) ‘Increasing life expectancy in Germany: Quantitative contributions from changes in age- and disease-specific mortality’, </w:t>
      </w:r>
      <w:r w:rsidRPr="00FD4D74">
        <w:rPr>
          <w:rFonts w:ascii="Calibri" w:hAnsi="Calibri" w:cs="Calibri"/>
          <w:i/>
          <w:iCs/>
          <w:noProof/>
          <w:szCs w:val="24"/>
        </w:rPr>
        <w:t>European Journal of Public Health</w:t>
      </w:r>
      <w:r w:rsidRPr="00FD4D74">
        <w:rPr>
          <w:rFonts w:ascii="Calibri" w:hAnsi="Calibri" w:cs="Calibri"/>
          <w:noProof/>
          <w:szCs w:val="24"/>
        </w:rPr>
        <w:t>, 17(6), pp. 587–592. doi: 10.1093/eurpub/ckm024.</w:t>
      </w:r>
    </w:p>
    <w:p w14:paraId="7C21B3D8"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KURAMOCHI, M. and KARYPIS, G. (2011) ‘GENE CLASSIFICATION USING EXPRESSION PROFILES: A FEASIBILITY STUDY’, </w:t>
      </w:r>
      <w:r w:rsidRPr="00FD4D74">
        <w:rPr>
          <w:rFonts w:ascii="Calibri" w:hAnsi="Calibri" w:cs="Calibri"/>
          <w:i/>
          <w:iCs/>
          <w:noProof/>
          <w:szCs w:val="24"/>
        </w:rPr>
        <w:t>http://dx.doi.org/10.1142/S0218213005002302</w:t>
      </w:r>
      <w:r w:rsidRPr="00FD4D74">
        <w:rPr>
          <w:rFonts w:ascii="Calibri" w:hAnsi="Calibri" w:cs="Calibri"/>
          <w:noProof/>
          <w:szCs w:val="24"/>
        </w:rPr>
        <w:t>, 14(4), pp. 641–660. doi: 10.1142/S0218213005002302.</w:t>
      </w:r>
    </w:p>
    <w:p w14:paraId="33FD5C28"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Miladinov, G. (2020) ‘Socioeconomic development and life expectancy relationship: evidence from the EU accession candidate countries’, </w:t>
      </w:r>
      <w:r w:rsidRPr="00FD4D74">
        <w:rPr>
          <w:rFonts w:ascii="Calibri" w:hAnsi="Calibri" w:cs="Calibri"/>
          <w:i/>
          <w:iCs/>
          <w:noProof/>
          <w:szCs w:val="24"/>
        </w:rPr>
        <w:t>Genus</w:t>
      </w:r>
      <w:r w:rsidRPr="00FD4D74">
        <w:rPr>
          <w:rFonts w:ascii="Calibri" w:hAnsi="Calibri" w:cs="Calibri"/>
          <w:noProof/>
          <w:szCs w:val="24"/>
        </w:rPr>
        <w:t>, 76(1), pp. 1–20. doi: 10.1186/s41118-019-0071-0.</w:t>
      </w:r>
    </w:p>
    <w:p w14:paraId="19C53995"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Napolioni, V. </w:t>
      </w:r>
      <w:r w:rsidRPr="00FD4D74">
        <w:rPr>
          <w:rFonts w:ascii="Calibri" w:hAnsi="Calibri" w:cs="Calibri"/>
          <w:i/>
          <w:iCs/>
          <w:noProof/>
          <w:szCs w:val="24"/>
        </w:rPr>
        <w:t>et al.</w:t>
      </w:r>
      <w:r w:rsidRPr="00FD4D74">
        <w:rPr>
          <w:rFonts w:ascii="Calibri" w:hAnsi="Calibri" w:cs="Calibri"/>
          <w:noProof/>
          <w:szCs w:val="24"/>
        </w:rPr>
        <w:t xml:space="preserve"> (2011) ‘Age- and gender-specific epistasis between ADA and TNF-α influences human life-expectancy’, </w:t>
      </w:r>
      <w:r w:rsidRPr="00FD4D74">
        <w:rPr>
          <w:rFonts w:ascii="Calibri" w:hAnsi="Calibri" w:cs="Calibri"/>
          <w:i/>
          <w:iCs/>
          <w:noProof/>
          <w:szCs w:val="24"/>
        </w:rPr>
        <w:t>Cytokine</w:t>
      </w:r>
      <w:r w:rsidRPr="00FD4D74">
        <w:rPr>
          <w:rFonts w:ascii="Calibri" w:hAnsi="Calibri" w:cs="Calibri"/>
          <w:noProof/>
          <w:szCs w:val="24"/>
        </w:rPr>
        <w:t>, 56(2), pp. 481–488. doi: 10.1016/j.cyto.2011.07.023.</w:t>
      </w:r>
    </w:p>
    <w:p w14:paraId="3E3ED4CF"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Norman, K. and Klaus, S. (2020) ‘Veganism, aging and longevity: New insight into old concepts’, </w:t>
      </w:r>
      <w:r w:rsidRPr="00FD4D74">
        <w:rPr>
          <w:rFonts w:ascii="Calibri" w:hAnsi="Calibri" w:cs="Calibri"/>
          <w:i/>
          <w:iCs/>
          <w:noProof/>
          <w:szCs w:val="24"/>
        </w:rPr>
        <w:t>Current Opinion in Clinical Nutrition and Metabolic Care</w:t>
      </w:r>
      <w:r w:rsidRPr="00FD4D74">
        <w:rPr>
          <w:rFonts w:ascii="Calibri" w:hAnsi="Calibri" w:cs="Calibri"/>
          <w:noProof/>
          <w:szCs w:val="24"/>
        </w:rPr>
        <w:t>. Lippincott Williams and Wilkins, pp. 145–150. doi: 10.1097/MCO.0000000000000625.</w:t>
      </w:r>
    </w:p>
    <w:p w14:paraId="0B76CE36"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Peltzman, S. (2009) ‘Mortality inequality’, </w:t>
      </w:r>
      <w:r w:rsidRPr="00FD4D74">
        <w:rPr>
          <w:rFonts w:ascii="Calibri" w:hAnsi="Calibri" w:cs="Calibri"/>
          <w:i/>
          <w:iCs/>
          <w:noProof/>
          <w:szCs w:val="24"/>
        </w:rPr>
        <w:t>Journal of Economic Perspectives</w:t>
      </w:r>
      <w:r w:rsidRPr="00FD4D74">
        <w:rPr>
          <w:rFonts w:ascii="Calibri" w:hAnsi="Calibri" w:cs="Calibri"/>
          <w:noProof/>
          <w:szCs w:val="24"/>
        </w:rPr>
        <w:t>, 23(4), pp. 175–190. doi: 10.1257/jep.23.4.175.</w:t>
      </w:r>
    </w:p>
    <w:p w14:paraId="67D1AC41"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Pignolo, R. J. (2019) ‘Exceptional Human Longevity’, </w:t>
      </w:r>
      <w:r w:rsidRPr="00FD4D74">
        <w:rPr>
          <w:rFonts w:ascii="Calibri" w:hAnsi="Calibri" w:cs="Calibri"/>
          <w:i/>
          <w:iCs/>
          <w:noProof/>
          <w:szCs w:val="24"/>
        </w:rPr>
        <w:t>Mayo Clin Proc</w:t>
      </w:r>
      <w:r w:rsidRPr="00FD4D74">
        <w:rPr>
          <w:rFonts w:ascii="Calibri" w:hAnsi="Calibri" w:cs="Calibri"/>
          <w:noProof/>
          <w:szCs w:val="24"/>
        </w:rPr>
        <w:t>, 94(1), pp. 110–124. doi: 10.1016/j.mayocp.2018.10.005.</w:t>
      </w:r>
    </w:p>
    <w:p w14:paraId="71CA341E"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Preston, S. H. (2003) ‘The changing relation between mortality and level of economic development. 1975.’, </w:t>
      </w:r>
      <w:r w:rsidRPr="00FD4D74">
        <w:rPr>
          <w:rFonts w:ascii="Calibri" w:hAnsi="Calibri" w:cs="Calibri"/>
          <w:i/>
          <w:iCs/>
          <w:noProof/>
          <w:szCs w:val="24"/>
        </w:rPr>
        <w:t>Bulletin of the World Health Organization</w:t>
      </w:r>
      <w:r w:rsidRPr="00FD4D74">
        <w:rPr>
          <w:rFonts w:ascii="Calibri" w:hAnsi="Calibri" w:cs="Calibri"/>
          <w:noProof/>
          <w:szCs w:val="24"/>
        </w:rPr>
        <w:t>, 81(11), pp. 833–841. doi: 10.2307/2173509.</w:t>
      </w:r>
    </w:p>
    <w:p w14:paraId="753E626C"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Pyrkov, T. V. </w:t>
      </w:r>
      <w:r w:rsidRPr="00FD4D74">
        <w:rPr>
          <w:rFonts w:ascii="Calibri" w:hAnsi="Calibri" w:cs="Calibri"/>
          <w:i/>
          <w:iCs/>
          <w:noProof/>
          <w:szCs w:val="24"/>
        </w:rPr>
        <w:t>et al.</w:t>
      </w:r>
      <w:r w:rsidRPr="00FD4D74">
        <w:rPr>
          <w:rFonts w:ascii="Calibri" w:hAnsi="Calibri" w:cs="Calibri"/>
          <w:noProof/>
          <w:szCs w:val="24"/>
        </w:rPr>
        <w:t xml:space="preserve"> (2021) ‘Longitudinal analysis of blood markers reveals progressive loss of resilience and predicts human lifespan limit’, </w:t>
      </w:r>
      <w:r w:rsidRPr="00FD4D74">
        <w:rPr>
          <w:rFonts w:ascii="Calibri" w:hAnsi="Calibri" w:cs="Calibri"/>
          <w:i/>
          <w:iCs/>
          <w:noProof/>
          <w:szCs w:val="24"/>
        </w:rPr>
        <w:t>Nature Communications</w:t>
      </w:r>
      <w:r w:rsidRPr="00FD4D74">
        <w:rPr>
          <w:rFonts w:ascii="Calibri" w:hAnsi="Calibri" w:cs="Calibri"/>
          <w:noProof/>
          <w:szCs w:val="24"/>
        </w:rPr>
        <w:t>, 12(1), p. 2765. doi: 10.1038/s41467-021-23014-1.</w:t>
      </w:r>
    </w:p>
    <w:p w14:paraId="7552CF6E"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Riley, J. C. (2005) ‘Estimates of regional and global life expectancy, 1800-2001’, </w:t>
      </w:r>
      <w:r w:rsidRPr="00FD4D74">
        <w:rPr>
          <w:rFonts w:ascii="Calibri" w:hAnsi="Calibri" w:cs="Calibri"/>
          <w:i/>
          <w:iCs/>
          <w:noProof/>
          <w:szCs w:val="24"/>
        </w:rPr>
        <w:t>Population and Development Review</w:t>
      </w:r>
      <w:r w:rsidRPr="00FD4D74">
        <w:rPr>
          <w:rFonts w:ascii="Calibri" w:hAnsi="Calibri" w:cs="Calibri"/>
          <w:noProof/>
          <w:szCs w:val="24"/>
        </w:rPr>
        <w:t>, 31(3), pp. 537–543. doi: 10.1111/j.1728-4457.2005.00083.x.</w:t>
      </w:r>
    </w:p>
    <w:p w14:paraId="04EC9518"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Rootzén, H. and Zholud, D. (2017) ‘Human life is unlimited-but short’, 20, pp. 713–728. doi: 10.1007/s10687-017-0305-5.</w:t>
      </w:r>
    </w:p>
    <w:p w14:paraId="03205D04"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Singh, P. N., Sabaté, J. and Fraser, G. E. (2003) ‘Does low meat consumption increase life expectancy in humans?’, in </w:t>
      </w:r>
      <w:r w:rsidRPr="00FD4D74">
        <w:rPr>
          <w:rFonts w:ascii="Calibri" w:hAnsi="Calibri" w:cs="Calibri"/>
          <w:i/>
          <w:iCs/>
          <w:noProof/>
          <w:szCs w:val="24"/>
        </w:rPr>
        <w:t>American Journal of Clinical Nutrition</w:t>
      </w:r>
      <w:r w:rsidRPr="00FD4D74">
        <w:rPr>
          <w:rFonts w:ascii="Calibri" w:hAnsi="Calibri" w:cs="Calibri"/>
          <w:noProof/>
          <w:szCs w:val="24"/>
        </w:rPr>
        <w:t>. American Society for Nutrition, pp. 526–558. doi: 10.1093/ajcn/78.3.526s.</w:t>
      </w:r>
    </w:p>
    <w:p w14:paraId="0B9D04C6"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Strulik, H. and Vollmer, S. (2013) ‘Long-run trends of human aging and longevity’, </w:t>
      </w:r>
      <w:r w:rsidRPr="00FD4D74">
        <w:rPr>
          <w:rFonts w:ascii="Calibri" w:hAnsi="Calibri" w:cs="Calibri"/>
          <w:i/>
          <w:iCs/>
          <w:noProof/>
          <w:szCs w:val="24"/>
        </w:rPr>
        <w:t>Journal of Population Economics</w:t>
      </w:r>
      <w:r w:rsidRPr="00FD4D74">
        <w:rPr>
          <w:rFonts w:ascii="Calibri" w:hAnsi="Calibri" w:cs="Calibri"/>
          <w:noProof/>
          <w:szCs w:val="24"/>
        </w:rPr>
        <w:t>, 26(4), pp. 1303–1323. doi: 10.1007/s00148-012-0459-z.</w:t>
      </w:r>
    </w:p>
    <w:p w14:paraId="21CCDAC1" w14:textId="77777777" w:rsidR="00FD4D74" w:rsidRPr="00FD4D74" w:rsidRDefault="00FD4D74" w:rsidP="00FD4D74">
      <w:pPr>
        <w:widowControl w:val="0"/>
        <w:autoSpaceDE w:val="0"/>
        <w:autoSpaceDN w:val="0"/>
        <w:adjustRightInd w:val="0"/>
        <w:spacing w:line="240" w:lineRule="auto"/>
        <w:rPr>
          <w:rFonts w:ascii="Calibri" w:hAnsi="Calibri" w:cs="Calibri"/>
          <w:noProof/>
          <w:szCs w:val="24"/>
        </w:rPr>
      </w:pPr>
      <w:r w:rsidRPr="00FD4D74">
        <w:rPr>
          <w:rFonts w:ascii="Calibri" w:hAnsi="Calibri" w:cs="Calibri"/>
          <w:noProof/>
          <w:szCs w:val="24"/>
        </w:rPr>
        <w:t xml:space="preserve">Vlatka Bilas, S. F. and M. B. (no date) ‘Determinant factors of life expectancy at birth in the European union countries’, </w:t>
      </w:r>
      <w:r w:rsidRPr="00FD4D74">
        <w:rPr>
          <w:rFonts w:ascii="Calibri" w:hAnsi="Calibri" w:cs="Calibri"/>
          <w:i/>
          <w:iCs/>
          <w:noProof/>
          <w:szCs w:val="24"/>
        </w:rPr>
        <w:t>Collegium Antropologicum</w:t>
      </w:r>
      <w:r w:rsidRPr="00FD4D74">
        <w:rPr>
          <w:rFonts w:ascii="Calibri" w:hAnsi="Calibri" w:cs="Calibri"/>
          <w:noProof/>
          <w:szCs w:val="24"/>
        </w:rPr>
        <w:t>.</w:t>
      </w:r>
    </w:p>
    <w:p w14:paraId="4AF0D8C6" w14:textId="77777777" w:rsidR="00FD4D74" w:rsidRPr="00FD4D74" w:rsidRDefault="00FD4D74" w:rsidP="00FD4D74">
      <w:pPr>
        <w:widowControl w:val="0"/>
        <w:autoSpaceDE w:val="0"/>
        <w:autoSpaceDN w:val="0"/>
        <w:adjustRightInd w:val="0"/>
        <w:spacing w:line="240" w:lineRule="auto"/>
        <w:rPr>
          <w:rFonts w:ascii="Calibri" w:hAnsi="Calibri" w:cs="Calibri"/>
          <w:noProof/>
        </w:rPr>
      </w:pPr>
      <w:r w:rsidRPr="00FD4D74">
        <w:rPr>
          <w:rFonts w:ascii="Calibri" w:hAnsi="Calibri" w:cs="Calibri"/>
          <w:i/>
          <w:iCs/>
          <w:noProof/>
          <w:szCs w:val="24"/>
        </w:rPr>
        <w:t>What affects an area’s healthy life expectancy? - Office for National Statistics</w:t>
      </w:r>
      <w:r w:rsidRPr="00FD4D74">
        <w:rPr>
          <w:rFonts w:ascii="Calibri" w:hAnsi="Calibri" w:cs="Calibri"/>
          <w:noProof/>
          <w:szCs w:val="24"/>
        </w:rPr>
        <w:t xml:space="preserve"> (no date). Available at: https://www.ons.gov.uk/peoplepopulationandcommunity/healthandsocialcare/healthandlifeexpectancies/articles/whataffectsanareashealthylifeexpectancy/2017-06-28 (Accessed: 26 June 2021).</w:t>
      </w:r>
    </w:p>
    <w:p w14:paraId="767ED0A2" w14:textId="4761C603" w:rsidR="007B1DBF" w:rsidRPr="007B1DBF" w:rsidRDefault="00490C18" w:rsidP="00D92C71">
      <w:pPr>
        <w:ind w:left="709"/>
        <w:jc w:val="both"/>
      </w:pPr>
      <w:r>
        <w:fldChar w:fldCharType="end"/>
      </w:r>
    </w:p>
    <w:p w14:paraId="3D5AFF08" w14:textId="5B94FEBF" w:rsidR="001868F9" w:rsidRPr="000E394F" w:rsidRDefault="007B1DBF" w:rsidP="000E394F">
      <w:pPr>
        <w:pStyle w:val="Heading1"/>
      </w:pPr>
      <w:bookmarkStart w:id="324" w:name="_Toc76680645"/>
      <w:r w:rsidRPr="000E394F">
        <w:t>Acronyms</w:t>
      </w:r>
      <w:bookmarkEnd w:id="324"/>
    </w:p>
    <w:p w14:paraId="66F6AC12" w14:textId="77777777" w:rsidR="001868F9" w:rsidRDefault="001868F9" w:rsidP="001868F9"/>
    <w:tbl>
      <w:tblPr>
        <w:tblStyle w:val="TableGrid"/>
        <w:tblW w:w="0" w:type="auto"/>
        <w:tblInd w:w="284" w:type="dxa"/>
        <w:tblLook w:val="04A0" w:firstRow="1" w:lastRow="0" w:firstColumn="1" w:lastColumn="0" w:noHBand="0" w:noVBand="1"/>
      </w:tblPr>
      <w:tblGrid>
        <w:gridCol w:w="4341"/>
        <w:gridCol w:w="4391"/>
      </w:tblGrid>
      <w:tr w:rsidR="001868F9" w:rsidRPr="001868F9" w14:paraId="3F1D8865" w14:textId="77777777" w:rsidTr="11887289">
        <w:tc>
          <w:tcPr>
            <w:tcW w:w="4508" w:type="dxa"/>
          </w:tcPr>
          <w:p w14:paraId="20342A66" w14:textId="77777777" w:rsidR="001868F9" w:rsidRPr="001868F9" w:rsidRDefault="001868F9" w:rsidP="008F5BFC">
            <w:r w:rsidRPr="001868F9">
              <w:t>LE</w:t>
            </w:r>
          </w:p>
        </w:tc>
        <w:tc>
          <w:tcPr>
            <w:tcW w:w="4508" w:type="dxa"/>
          </w:tcPr>
          <w:p w14:paraId="0C4B4833" w14:textId="77777777" w:rsidR="001868F9" w:rsidRPr="001868F9" w:rsidRDefault="001868F9" w:rsidP="008F5BFC">
            <w:r w:rsidRPr="001868F9">
              <w:t>Life Expectancy</w:t>
            </w:r>
          </w:p>
        </w:tc>
      </w:tr>
      <w:tr w:rsidR="001868F9" w:rsidRPr="001868F9" w14:paraId="1BF79A68" w14:textId="77777777" w:rsidTr="11887289">
        <w:tc>
          <w:tcPr>
            <w:tcW w:w="4508" w:type="dxa"/>
          </w:tcPr>
          <w:p w14:paraId="6B06698C" w14:textId="77777777" w:rsidR="001868F9" w:rsidRPr="001868F9" w:rsidRDefault="001868F9" w:rsidP="008F5BFC">
            <w:r w:rsidRPr="001868F9">
              <w:t>GDP</w:t>
            </w:r>
          </w:p>
        </w:tc>
        <w:tc>
          <w:tcPr>
            <w:tcW w:w="4508" w:type="dxa"/>
          </w:tcPr>
          <w:p w14:paraId="700C1E69" w14:textId="77777777" w:rsidR="001868F9" w:rsidRPr="001868F9" w:rsidRDefault="001868F9" w:rsidP="008F5BFC">
            <w:r w:rsidRPr="001868F9">
              <w:t>Gross Domestic Product</w:t>
            </w:r>
          </w:p>
        </w:tc>
      </w:tr>
      <w:tr w:rsidR="001868F9" w:rsidRPr="001868F9" w14:paraId="64E123BC" w14:textId="77777777" w:rsidTr="11887289">
        <w:tc>
          <w:tcPr>
            <w:tcW w:w="4508" w:type="dxa"/>
          </w:tcPr>
          <w:p w14:paraId="04EB4FCB" w14:textId="77777777" w:rsidR="001868F9" w:rsidRPr="001868F9" w:rsidRDefault="001868F9" w:rsidP="008F5BFC">
            <w:r w:rsidRPr="001868F9">
              <w:t>BMI</w:t>
            </w:r>
          </w:p>
        </w:tc>
        <w:tc>
          <w:tcPr>
            <w:tcW w:w="4508" w:type="dxa"/>
          </w:tcPr>
          <w:p w14:paraId="5260C136" w14:textId="77777777" w:rsidR="001868F9" w:rsidRPr="001868F9" w:rsidRDefault="001868F9" w:rsidP="008F5BFC">
            <w:r w:rsidRPr="001868F9">
              <w:t>Body Mass Index</w:t>
            </w:r>
          </w:p>
        </w:tc>
      </w:tr>
      <w:tr w:rsidR="001868F9" w:rsidRPr="001868F9" w14:paraId="30F5E579" w14:textId="77777777" w:rsidTr="11887289">
        <w:tc>
          <w:tcPr>
            <w:tcW w:w="4508" w:type="dxa"/>
          </w:tcPr>
          <w:p w14:paraId="2C24CB73" w14:textId="77777777" w:rsidR="001868F9" w:rsidRPr="001868F9" w:rsidRDefault="001868F9" w:rsidP="008F5BFC">
            <w:r w:rsidRPr="001868F9">
              <w:t>CD</w:t>
            </w:r>
          </w:p>
        </w:tc>
        <w:tc>
          <w:tcPr>
            <w:tcW w:w="4508" w:type="dxa"/>
          </w:tcPr>
          <w:p w14:paraId="1A9DC0B0" w14:textId="77777777" w:rsidR="001868F9" w:rsidRPr="001868F9" w:rsidRDefault="001868F9" w:rsidP="008F5BFC">
            <w:r w:rsidRPr="001868F9">
              <w:t>Communicable Diseases</w:t>
            </w:r>
          </w:p>
        </w:tc>
      </w:tr>
      <w:tr w:rsidR="001868F9" w:rsidRPr="001868F9" w14:paraId="2B5AAD8A" w14:textId="77777777" w:rsidTr="11887289">
        <w:tc>
          <w:tcPr>
            <w:tcW w:w="4508" w:type="dxa"/>
          </w:tcPr>
          <w:p w14:paraId="64711C03" w14:textId="7F6C5113" w:rsidR="001868F9" w:rsidRPr="001868F9" w:rsidRDefault="001868F9" w:rsidP="008F5BFC">
            <w:r>
              <w:t>NCD</w:t>
            </w:r>
          </w:p>
        </w:tc>
        <w:tc>
          <w:tcPr>
            <w:tcW w:w="4508" w:type="dxa"/>
          </w:tcPr>
          <w:p w14:paraId="624C7CC0" w14:textId="306736B9" w:rsidR="001868F9" w:rsidRPr="001868F9" w:rsidRDefault="68BD5228" w:rsidP="008F5BFC">
            <w:r>
              <w:t>Non-Communicable</w:t>
            </w:r>
            <w:r w:rsidR="001868F9">
              <w:t xml:space="preserve"> Diseases</w:t>
            </w:r>
          </w:p>
        </w:tc>
      </w:tr>
      <w:tr w:rsidR="001868F9" w:rsidRPr="001868F9" w14:paraId="6EC91876" w14:textId="77777777" w:rsidTr="11887289">
        <w:tc>
          <w:tcPr>
            <w:tcW w:w="4508" w:type="dxa"/>
          </w:tcPr>
          <w:p w14:paraId="4B45992B" w14:textId="342B712F" w:rsidR="001868F9" w:rsidRDefault="001868F9" w:rsidP="008F5BFC">
            <w:r>
              <w:t>HIV</w:t>
            </w:r>
          </w:p>
        </w:tc>
        <w:tc>
          <w:tcPr>
            <w:tcW w:w="4508" w:type="dxa"/>
          </w:tcPr>
          <w:p w14:paraId="4811D299" w14:textId="673E5968" w:rsidR="001868F9" w:rsidRDefault="008F55FC" w:rsidP="008F5BFC">
            <w:r>
              <w:t>Human Immunodeficiency Virus</w:t>
            </w:r>
          </w:p>
        </w:tc>
      </w:tr>
      <w:tr w:rsidR="0039645E" w:rsidRPr="001868F9" w14:paraId="697334EC" w14:textId="77777777" w:rsidTr="11887289">
        <w:tc>
          <w:tcPr>
            <w:tcW w:w="4508" w:type="dxa"/>
          </w:tcPr>
          <w:p w14:paraId="363B0A57" w14:textId="34191C4F" w:rsidR="0039645E" w:rsidRDefault="0039645E" w:rsidP="008F5BFC">
            <w:r>
              <w:t>BCG</w:t>
            </w:r>
          </w:p>
        </w:tc>
        <w:tc>
          <w:tcPr>
            <w:tcW w:w="4508" w:type="dxa"/>
          </w:tcPr>
          <w:p w14:paraId="120874BD" w14:textId="021D5983" w:rsidR="0039645E" w:rsidRDefault="0039645E" w:rsidP="008F5BFC">
            <w:r w:rsidRPr="0039645E">
              <w:t>Bacille Calmette Guerin</w:t>
            </w:r>
          </w:p>
        </w:tc>
      </w:tr>
      <w:tr w:rsidR="00277EFF" w:rsidRPr="001868F9" w14:paraId="7882D0A8" w14:textId="77777777" w:rsidTr="11887289">
        <w:tc>
          <w:tcPr>
            <w:tcW w:w="4508" w:type="dxa"/>
          </w:tcPr>
          <w:p w14:paraId="4044B1C4" w14:textId="6F38AD7A" w:rsidR="00277EFF" w:rsidRDefault="00767871" w:rsidP="008F5BFC">
            <w:r>
              <w:t>WHO</w:t>
            </w:r>
          </w:p>
        </w:tc>
        <w:tc>
          <w:tcPr>
            <w:tcW w:w="4508" w:type="dxa"/>
          </w:tcPr>
          <w:p w14:paraId="26647FAD" w14:textId="5338AE16" w:rsidR="00277EFF" w:rsidRPr="0039645E" w:rsidRDefault="00940891" w:rsidP="008F5BFC">
            <w:r>
              <w:t>World Health Organisation</w:t>
            </w:r>
          </w:p>
        </w:tc>
      </w:tr>
      <w:tr w:rsidR="00767871" w:rsidRPr="001868F9" w14:paraId="5ECF6028" w14:textId="77777777" w:rsidTr="11887289">
        <w:tc>
          <w:tcPr>
            <w:tcW w:w="4508" w:type="dxa"/>
          </w:tcPr>
          <w:p w14:paraId="33F800E5" w14:textId="74E4BBAE" w:rsidR="00767871" w:rsidRDefault="00767871" w:rsidP="008F5BFC">
            <w:r>
              <w:t>GHO</w:t>
            </w:r>
          </w:p>
        </w:tc>
        <w:tc>
          <w:tcPr>
            <w:tcW w:w="4508" w:type="dxa"/>
          </w:tcPr>
          <w:p w14:paraId="4C471A79" w14:textId="074F72BD" w:rsidR="00767871" w:rsidRPr="0039645E" w:rsidRDefault="00A375B4" w:rsidP="008F5BFC">
            <w:r>
              <w:t>Global Health Observatory</w:t>
            </w:r>
          </w:p>
        </w:tc>
      </w:tr>
      <w:tr w:rsidR="00767871" w:rsidRPr="001868F9" w14:paraId="31975146" w14:textId="77777777" w:rsidTr="11887289">
        <w:tc>
          <w:tcPr>
            <w:tcW w:w="4508" w:type="dxa"/>
          </w:tcPr>
          <w:p w14:paraId="6E1598B5" w14:textId="2BB35356" w:rsidR="00767871" w:rsidRDefault="00B12E77" w:rsidP="008F5BFC">
            <w:r>
              <w:t>LR</w:t>
            </w:r>
          </w:p>
        </w:tc>
        <w:tc>
          <w:tcPr>
            <w:tcW w:w="4508" w:type="dxa"/>
          </w:tcPr>
          <w:p w14:paraId="4D903D95" w14:textId="0E500947" w:rsidR="00B064D5" w:rsidRPr="0039645E" w:rsidRDefault="00B064D5" w:rsidP="008F5BFC">
            <w:r>
              <w:t>Logistic Regression</w:t>
            </w:r>
          </w:p>
        </w:tc>
      </w:tr>
      <w:tr w:rsidR="00B064D5" w:rsidRPr="001868F9" w14:paraId="5B477137" w14:textId="77777777" w:rsidTr="11887289">
        <w:tc>
          <w:tcPr>
            <w:tcW w:w="4508" w:type="dxa"/>
          </w:tcPr>
          <w:p w14:paraId="07CE4E55" w14:textId="1615A2AB" w:rsidR="00B064D5" w:rsidRDefault="00B064D5" w:rsidP="008F5BFC">
            <w:r>
              <w:t>KNN</w:t>
            </w:r>
          </w:p>
        </w:tc>
        <w:tc>
          <w:tcPr>
            <w:tcW w:w="4508" w:type="dxa"/>
          </w:tcPr>
          <w:p w14:paraId="109FBDF7" w14:textId="164ACE89" w:rsidR="00B064D5" w:rsidRDefault="00B064D5" w:rsidP="008F5BFC">
            <w:r>
              <w:t>K Nearest Neighbor</w:t>
            </w:r>
          </w:p>
        </w:tc>
      </w:tr>
      <w:tr w:rsidR="00B064D5" w:rsidRPr="001868F9" w14:paraId="762E012D" w14:textId="77777777" w:rsidTr="11887289">
        <w:tc>
          <w:tcPr>
            <w:tcW w:w="4508" w:type="dxa"/>
          </w:tcPr>
          <w:p w14:paraId="52DD4B36" w14:textId="73D660ED" w:rsidR="00B064D5" w:rsidRDefault="00B064D5" w:rsidP="008F5BFC">
            <w:r>
              <w:t>SVM</w:t>
            </w:r>
          </w:p>
        </w:tc>
        <w:tc>
          <w:tcPr>
            <w:tcW w:w="4508" w:type="dxa"/>
          </w:tcPr>
          <w:p w14:paraId="0E9B4836" w14:textId="4F324C74" w:rsidR="00B064D5" w:rsidRDefault="00B064D5" w:rsidP="008F5BFC">
            <w:r>
              <w:t>Support Vector Machine</w:t>
            </w:r>
          </w:p>
        </w:tc>
      </w:tr>
      <w:tr w:rsidR="00B064D5" w:rsidRPr="001868F9" w14:paraId="528C16E3" w14:textId="77777777" w:rsidTr="11887289">
        <w:tc>
          <w:tcPr>
            <w:tcW w:w="4508" w:type="dxa"/>
          </w:tcPr>
          <w:p w14:paraId="7D8FB937" w14:textId="78339936" w:rsidR="00B064D5" w:rsidRDefault="00556454" w:rsidP="008F5BFC">
            <w:r>
              <w:t>MAE</w:t>
            </w:r>
          </w:p>
        </w:tc>
        <w:tc>
          <w:tcPr>
            <w:tcW w:w="4508" w:type="dxa"/>
          </w:tcPr>
          <w:p w14:paraId="0DC17AAE" w14:textId="520962A2" w:rsidR="00556454" w:rsidRDefault="00556454" w:rsidP="008F5BFC">
            <w:r>
              <w:t xml:space="preserve">Mean Average </w:t>
            </w:r>
            <w:r w:rsidR="00AD78FF">
              <w:t>Error</w:t>
            </w:r>
          </w:p>
        </w:tc>
      </w:tr>
      <w:tr w:rsidR="00556454" w:rsidRPr="001868F9" w14:paraId="32AA24A1" w14:textId="77777777" w:rsidTr="11887289">
        <w:tc>
          <w:tcPr>
            <w:tcW w:w="4508" w:type="dxa"/>
          </w:tcPr>
          <w:p w14:paraId="4157889A" w14:textId="3180C224" w:rsidR="00556454" w:rsidRDefault="00AD78FF" w:rsidP="008F5BFC">
            <w:r>
              <w:t>MSE</w:t>
            </w:r>
          </w:p>
        </w:tc>
        <w:tc>
          <w:tcPr>
            <w:tcW w:w="4508" w:type="dxa"/>
          </w:tcPr>
          <w:p w14:paraId="56205D5A" w14:textId="07CF69F9" w:rsidR="00556454" w:rsidRDefault="00AD78FF" w:rsidP="008F5BFC">
            <w:r>
              <w:t>Mean Square Error</w:t>
            </w:r>
          </w:p>
        </w:tc>
      </w:tr>
      <w:tr w:rsidR="00AD78FF" w:rsidRPr="001868F9" w14:paraId="4CB796BF" w14:textId="77777777" w:rsidTr="11887289">
        <w:tc>
          <w:tcPr>
            <w:tcW w:w="4508" w:type="dxa"/>
          </w:tcPr>
          <w:p w14:paraId="5E1D7B17" w14:textId="17093F4B" w:rsidR="00AD78FF" w:rsidRDefault="00AD78FF" w:rsidP="008F5BFC">
            <w:r>
              <w:t>RMSE</w:t>
            </w:r>
          </w:p>
        </w:tc>
        <w:tc>
          <w:tcPr>
            <w:tcW w:w="4508" w:type="dxa"/>
          </w:tcPr>
          <w:p w14:paraId="2C08126C" w14:textId="51F89130" w:rsidR="00AD78FF" w:rsidRDefault="00AD78FF" w:rsidP="008F5BFC">
            <w:r>
              <w:t>Root Mean Square Error</w:t>
            </w:r>
          </w:p>
        </w:tc>
      </w:tr>
      <w:tr w:rsidR="00AD78FF" w:rsidRPr="001868F9" w14:paraId="63A1D658" w14:textId="77777777" w:rsidTr="11887289">
        <w:tc>
          <w:tcPr>
            <w:tcW w:w="4508" w:type="dxa"/>
          </w:tcPr>
          <w:p w14:paraId="081B7533" w14:textId="2A0525F4" w:rsidR="00AD78FF" w:rsidRDefault="00940891" w:rsidP="008F5BFC">
            <w:r>
              <w:t>RBF</w:t>
            </w:r>
          </w:p>
        </w:tc>
        <w:tc>
          <w:tcPr>
            <w:tcW w:w="4508" w:type="dxa"/>
          </w:tcPr>
          <w:p w14:paraId="206BD39C" w14:textId="26C72A7B" w:rsidR="00AD78FF" w:rsidRDefault="00940891" w:rsidP="008F5BFC">
            <w:r>
              <w:t>Radial Basis Kernel Function</w:t>
            </w:r>
          </w:p>
        </w:tc>
      </w:tr>
      <w:tr w:rsidR="00820351" w:rsidRPr="001868F9" w14:paraId="46C9663A" w14:textId="77777777" w:rsidTr="11887289">
        <w:tc>
          <w:tcPr>
            <w:tcW w:w="4508" w:type="dxa"/>
          </w:tcPr>
          <w:p w14:paraId="25E81E56" w14:textId="683B4293" w:rsidR="00820351" w:rsidRDefault="00820351" w:rsidP="008F5BFC">
            <w:r>
              <w:t>PCA</w:t>
            </w:r>
          </w:p>
        </w:tc>
        <w:tc>
          <w:tcPr>
            <w:tcW w:w="4508" w:type="dxa"/>
          </w:tcPr>
          <w:p w14:paraId="54E09538" w14:textId="772B811A" w:rsidR="00820351" w:rsidRDefault="00820351" w:rsidP="008F5BFC">
            <w:r>
              <w:t>Principal Component Analysis</w:t>
            </w:r>
          </w:p>
        </w:tc>
      </w:tr>
      <w:tr w:rsidR="00820351" w:rsidRPr="001868F9" w14:paraId="4B2C66EF" w14:textId="77777777" w:rsidTr="11887289">
        <w:tc>
          <w:tcPr>
            <w:tcW w:w="4508" w:type="dxa"/>
          </w:tcPr>
          <w:p w14:paraId="38C9B198" w14:textId="07E80DD4" w:rsidR="00820351" w:rsidRDefault="00820351" w:rsidP="008F5BFC">
            <w:r>
              <w:t>EDA</w:t>
            </w:r>
          </w:p>
        </w:tc>
        <w:tc>
          <w:tcPr>
            <w:tcW w:w="4508" w:type="dxa"/>
          </w:tcPr>
          <w:p w14:paraId="2CAEDBA0" w14:textId="507916E4" w:rsidR="00820351" w:rsidRDefault="00820351" w:rsidP="008F5BFC">
            <w:r>
              <w:t>Exploratory Data Analysis</w:t>
            </w:r>
          </w:p>
        </w:tc>
      </w:tr>
      <w:tr w:rsidR="00D92C71" w:rsidRPr="001868F9" w14:paraId="31471BF6" w14:textId="77777777" w:rsidTr="11887289">
        <w:tc>
          <w:tcPr>
            <w:tcW w:w="4508" w:type="dxa"/>
          </w:tcPr>
          <w:p w14:paraId="293B3F37" w14:textId="320031B4" w:rsidR="00D92C71" w:rsidRDefault="00D92C71" w:rsidP="008F5BFC">
            <w:r>
              <w:t>ML</w:t>
            </w:r>
          </w:p>
        </w:tc>
        <w:tc>
          <w:tcPr>
            <w:tcW w:w="4508" w:type="dxa"/>
          </w:tcPr>
          <w:p w14:paraId="60F4FAD1" w14:textId="6A21DD2B" w:rsidR="00D92C71" w:rsidRDefault="00D92C71" w:rsidP="008F5BFC">
            <w:r>
              <w:t>Machine Learning</w:t>
            </w:r>
          </w:p>
        </w:tc>
      </w:tr>
    </w:tbl>
    <w:p w14:paraId="50C04E2A" w14:textId="77777777" w:rsidR="001868F9" w:rsidRPr="001868F9" w:rsidRDefault="001868F9" w:rsidP="001868F9">
      <w:pPr>
        <w:ind w:left="284"/>
      </w:pPr>
    </w:p>
    <w:p w14:paraId="63801274" w14:textId="707195BD" w:rsidR="00F90FF4" w:rsidRPr="00F90FF4" w:rsidRDefault="00F90FF4" w:rsidP="00F90FF4"/>
    <w:p w14:paraId="5E4BACFF" w14:textId="77777777" w:rsidR="00B1559E" w:rsidRPr="000E394F" w:rsidRDefault="00B1559E" w:rsidP="000E394F">
      <w:pPr>
        <w:pStyle w:val="Heading1"/>
      </w:pPr>
      <w:bookmarkStart w:id="325" w:name="_Toc76680646"/>
      <w:r w:rsidRPr="000E394F">
        <w:t>Table Of Figures</w:t>
      </w:r>
      <w:bookmarkEnd w:id="325"/>
    </w:p>
    <w:p w14:paraId="439170E4" w14:textId="674D64C1" w:rsidR="00D976F5" w:rsidRDefault="00B1559E">
      <w:pPr>
        <w:pStyle w:val="TableofFigures"/>
        <w:tabs>
          <w:tab w:val="right" w:leader="dot" w:pos="9016"/>
        </w:tabs>
        <w:rPr>
          <w:rFonts w:eastAsiaTheme="minorEastAsia"/>
          <w:noProof/>
          <w:lang w:eastAsia="en-GB"/>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"Figure" </w:instrText>
      </w:r>
      <w:r>
        <w:rPr>
          <w:rFonts w:asciiTheme="majorHAnsi" w:eastAsiaTheme="majorEastAsia" w:hAnsiTheme="majorHAnsi" w:cstheme="majorBidi"/>
          <w:color w:val="2F5496" w:themeColor="accent1" w:themeShade="BF"/>
          <w:sz w:val="32"/>
          <w:szCs w:val="32"/>
        </w:rPr>
        <w:fldChar w:fldCharType="separate"/>
      </w:r>
      <w:hyperlink w:anchor="_Toc76680599" w:history="1">
        <w:r w:rsidR="00D976F5" w:rsidRPr="00B22DC8">
          <w:rPr>
            <w:rStyle w:val="Hyperlink"/>
            <w:noProof/>
          </w:rPr>
          <w:t>Figure 1 Factors affecting Life expectancy</w:t>
        </w:r>
        <w:r w:rsidR="00D976F5">
          <w:rPr>
            <w:noProof/>
            <w:webHidden/>
          </w:rPr>
          <w:tab/>
        </w:r>
        <w:r w:rsidR="00D976F5">
          <w:rPr>
            <w:noProof/>
            <w:webHidden/>
          </w:rPr>
          <w:fldChar w:fldCharType="begin"/>
        </w:r>
        <w:r w:rsidR="00D976F5">
          <w:rPr>
            <w:noProof/>
            <w:webHidden/>
          </w:rPr>
          <w:instrText xml:space="preserve"> PAGEREF _Toc76680599 \h </w:instrText>
        </w:r>
        <w:r w:rsidR="00D976F5">
          <w:rPr>
            <w:noProof/>
            <w:webHidden/>
          </w:rPr>
        </w:r>
        <w:r w:rsidR="00D976F5">
          <w:rPr>
            <w:noProof/>
            <w:webHidden/>
          </w:rPr>
          <w:fldChar w:fldCharType="separate"/>
        </w:r>
        <w:r w:rsidR="00D976F5">
          <w:rPr>
            <w:noProof/>
            <w:webHidden/>
          </w:rPr>
          <w:t>7</w:t>
        </w:r>
        <w:r w:rsidR="00D976F5">
          <w:rPr>
            <w:noProof/>
            <w:webHidden/>
          </w:rPr>
          <w:fldChar w:fldCharType="end"/>
        </w:r>
      </w:hyperlink>
    </w:p>
    <w:p w14:paraId="3DA4AC0D" w14:textId="12FB1DE1" w:rsidR="00D976F5" w:rsidRDefault="00D976F5">
      <w:pPr>
        <w:pStyle w:val="TableofFigures"/>
        <w:tabs>
          <w:tab w:val="right" w:leader="dot" w:pos="9016"/>
        </w:tabs>
        <w:rPr>
          <w:rFonts w:eastAsiaTheme="minorEastAsia"/>
          <w:noProof/>
          <w:lang w:eastAsia="en-GB"/>
        </w:rPr>
      </w:pPr>
      <w:hyperlink w:anchor="_Toc76680600" w:history="1">
        <w:r w:rsidRPr="00B22DC8">
          <w:rPr>
            <w:rStyle w:val="Hyperlink"/>
            <w:noProof/>
          </w:rPr>
          <w:t>Figure 2 Preview of Consolidated data</w:t>
        </w:r>
        <w:r>
          <w:rPr>
            <w:noProof/>
            <w:webHidden/>
          </w:rPr>
          <w:tab/>
        </w:r>
        <w:r>
          <w:rPr>
            <w:noProof/>
            <w:webHidden/>
          </w:rPr>
          <w:fldChar w:fldCharType="begin"/>
        </w:r>
        <w:r>
          <w:rPr>
            <w:noProof/>
            <w:webHidden/>
          </w:rPr>
          <w:instrText xml:space="preserve"> PAGEREF _Toc76680600 \h </w:instrText>
        </w:r>
        <w:r>
          <w:rPr>
            <w:noProof/>
            <w:webHidden/>
          </w:rPr>
        </w:r>
        <w:r>
          <w:rPr>
            <w:noProof/>
            <w:webHidden/>
          </w:rPr>
          <w:fldChar w:fldCharType="separate"/>
        </w:r>
        <w:r>
          <w:rPr>
            <w:noProof/>
            <w:webHidden/>
          </w:rPr>
          <w:t>10</w:t>
        </w:r>
        <w:r>
          <w:rPr>
            <w:noProof/>
            <w:webHidden/>
          </w:rPr>
          <w:fldChar w:fldCharType="end"/>
        </w:r>
      </w:hyperlink>
    </w:p>
    <w:p w14:paraId="716944AA" w14:textId="3C03602B" w:rsidR="00D976F5" w:rsidRDefault="00D976F5">
      <w:pPr>
        <w:pStyle w:val="TableofFigures"/>
        <w:tabs>
          <w:tab w:val="right" w:leader="dot" w:pos="9016"/>
        </w:tabs>
        <w:rPr>
          <w:rFonts w:eastAsiaTheme="minorEastAsia"/>
          <w:noProof/>
          <w:lang w:eastAsia="en-GB"/>
        </w:rPr>
      </w:pPr>
      <w:hyperlink w:anchor="_Toc76680601" w:history="1">
        <w:r w:rsidRPr="00B22DC8">
          <w:rPr>
            <w:rStyle w:val="Hyperlink"/>
            <w:noProof/>
          </w:rPr>
          <w:t>Figure 3 Overview of Raw Data</w:t>
        </w:r>
        <w:r>
          <w:rPr>
            <w:noProof/>
            <w:webHidden/>
          </w:rPr>
          <w:tab/>
        </w:r>
        <w:r>
          <w:rPr>
            <w:noProof/>
            <w:webHidden/>
          </w:rPr>
          <w:fldChar w:fldCharType="begin"/>
        </w:r>
        <w:r>
          <w:rPr>
            <w:noProof/>
            <w:webHidden/>
          </w:rPr>
          <w:instrText xml:space="preserve"> PAGEREF _Toc76680601 \h </w:instrText>
        </w:r>
        <w:r>
          <w:rPr>
            <w:noProof/>
            <w:webHidden/>
          </w:rPr>
        </w:r>
        <w:r>
          <w:rPr>
            <w:noProof/>
            <w:webHidden/>
          </w:rPr>
          <w:fldChar w:fldCharType="separate"/>
        </w:r>
        <w:r>
          <w:rPr>
            <w:noProof/>
            <w:webHidden/>
          </w:rPr>
          <w:t>10</w:t>
        </w:r>
        <w:r>
          <w:rPr>
            <w:noProof/>
            <w:webHidden/>
          </w:rPr>
          <w:fldChar w:fldCharType="end"/>
        </w:r>
      </w:hyperlink>
    </w:p>
    <w:p w14:paraId="6E7C14B5" w14:textId="30133299" w:rsidR="00D976F5" w:rsidRDefault="00D976F5">
      <w:pPr>
        <w:pStyle w:val="TableofFigures"/>
        <w:tabs>
          <w:tab w:val="right" w:leader="dot" w:pos="9016"/>
        </w:tabs>
        <w:rPr>
          <w:rFonts w:eastAsiaTheme="minorEastAsia"/>
          <w:noProof/>
          <w:lang w:eastAsia="en-GB"/>
        </w:rPr>
      </w:pPr>
      <w:hyperlink w:anchor="_Toc76680602" w:history="1">
        <w:r w:rsidRPr="00B22DC8">
          <w:rPr>
            <w:rStyle w:val="Hyperlink"/>
            <w:noProof/>
          </w:rPr>
          <w:t>Figure 4 Data size and data types information</w:t>
        </w:r>
        <w:r>
          <w:rPr>
            <w:noProof/>
            <w:webHidden/>
          </w:rPr>
          <w:tab/>
        </w:r>
        <w:r>
          <w:rPr>
            <w:noProof/>
            <w:webHidden/>
          </w:rPr>
          <w:fldChar w:fldCharType="begin"/>
        </w:r>
        <w:r>
          <w:rPr>
            <w:noProof/>
            <w:webHidden/>
          </w:rPr>
          <w:instrText xml:space="preserve"> PAGEREF _Toc76680602 \h </w:instrText>
        </w:r>
        <w:r>
          <w:rPr>
            <w:noProof/>
            <w:webHidden/>
          </w:rPr>
        </w:r>
        <w:r>
          <w:rPr>
            <w:noProof/>
            <w:webHidden/>
          </w:rPr>
          <w:fldChar w:fldCharType="separate"/>
        </w:r>
        <w:r>
          <w:rPr>
            <w:noProof/>
            <w:webHidden/>
          </w:rPr>
          <w:t>11</w:t>
        </w:r>
        <w:r>
          <w:rPr>
            <w:noProof/>
            <w:webHidden/>
          </w:rPr>
          <w:fldChar w:fldCharType="end"/>
        </w:r>
      </w:hyperlink>
    </w:p>
    <w:p w14:paraId="293353C6" w14:textId="6A6AAF7A" w:rsidR="00D976F5" w:rsidRDefault="00D976F5">
      <w:pPr>
        <w:pStyle w:val="TableofFigures"/>
        <w:tabs>
          <w:tab w:val="right" w:leader="dot" w:pos="9016"/>
        </w:tabs>
        <w:rPr>
          <w:rFonts w:eastAsiaTheme="minorEastAsia"/>
          <w:noProof/>
          <w:lang w:eastAsia="en-GB"/>
        </w:rPr>
      </w:pPr>
      <w:hyperlink w:anchor="_Toc76680603" w:history="1">
        <w:r w:rsidRPr="00B22DC8">
          <w:rPr>
            <w:rStyle w:val="Hyperlink"/>
            <w:noProof/>
          </w:rPr>
          <w:t>Figure 5 Overview of data after pre-processing</w:t>
        </w:r>
        <w:r>
          <w:rPr>
            <w:noProof/>
            <w:webHidden/>
          </w:rPr>
          <w:tab/>
        </w:r>
        <w:r>
          <w:rPr>
            <w:noProof/>
            <w:webHidden/>
          </w:rPr>
          <w:fldChar w:fldCharType="begin"/>
        </w:r>
        <w:r>
          <w:rPr>
            <w:noProof/>
            <w:webHidden/>
          </w:rPr>
          <w:instrText xml:space="preserve"> PAGEREF _Toc76680603 \h </w:instrText>
        </w:r>
        <w:r>
          <w:rPr>
            <w:noProof/>
            <w:webHidden/>
          </w:rPr>
        </w:r>
        <w:r>
          <w:rPr>
            <w:noProof/>
            <w:webHidden/>
          </w:rPr>
          <w:fldChar w:fldCharType="separate"/>
        </w:r>
        <w:r>
          <w:rPr>
            <w:noProof/>
            <w:webHidden/>
          </w:rPr>
          <w:t>12</w:t>
        </w:r>
        <w:r>
          <w:rPr>
            <w:noProof/>
            <w:webHidden/>
          </w:rPr>
          <w:fldChar w:fldCharType="end"/>
        </w:r>
      </w:hyperlink>
    </w:p>
    <w:p w14:paraId="31219BB0" w14:textId="3E8D389D" w:rsidR="00D976F5" w:rsidRDefault="00D976F5">
      <w:pPr>
        <w:pStyle w:val="TableofFigures"/>
        <w:tabs>
          <w:tab w:val="right" w:leader="dot" w:pos="9016"/>
        </w:tabs>
        <w:rPr>
          <w:rFonts w:eastAsiaTheme="minorEastAsia"/>
          <w:noProof/>
          <w:lang w:eastAsia="en-GB"/>
        </w:rPr>
      </w:pPr>
      <w:hyperlink w:anchor="_Toc76680604" w:history="1">
        <w:r w:rsidRPr="00B22DC8">
          <w:rPr>
            <w:rStyle w:val="Hyperlink"/>
            <w:noProof/>
          </w:rPr>
          <w:t>Figure 6 Correlation between features in the dataset</w:t>
        </w:r>
        <w:r>
          <w:rPr>
            <w:noProof/>
            <w:webHidden/>
          </w:rPr>
          <w:tab/>
        </w:r>
        <w:r>
          <w:rPr>
            <w:noProof/>
            <w:webHidden/>
          </w:rPr>
          <w:fldChar w:fldCharType="begin"/>
        </w:r>
        <w:r>
          <w:rPr>
            <w:noProof/>
            <w:webHidden/>
          </w:rPr>
          <w:instrText xml:space="preserve"> PAGEREF _Toc76680604 \h </w:instrText>
        </w:r>
        <w:r>
          <w:rPr>
            <w:noProof/>
            <w:webHidden/>
          </w:rPr>
        </w:r>
        <w:r>
          <w:rPr>
            <w:noProof/>
            <w:webHidden/>
          </w:rPr>
          <w:fldChar w:fldCharType="separate"/>
        </w:r>
        <w:r>
          <w:rPr>
            <w:noProof/>
            <w:webHidden/>
          </w:rPr>
          <w:t>13</w:t>
        </w:r>
        <w:r>
          <w:rPr>
            <w:noProof/>
            <w:webHidden/>
          </w:rPr>
          <w:fldChar w:fldCharType="end"/>
        </w:r>
      </w:hyperlink>
    </w:p>
    <w:p w14:paraId="715E70B9" w14:textId="3EC28276" w:rsidR="00D976F5" w:rsidRDefault="00D976F5">
      <w:pPr>
        <w:pStyle w:val="TableofFigures"/>
        <w:tabs>
          <w:tab w:val="right" w:leader="dot" w:pos="9016"/>
        </w:tabs>
        <w:rPr>
          <w:rFonts w:eastAsiaTheme="minorEastAsia"/>
          <w:noProof/>
          <w:lang w:eastAsia="en-GB"/>
        </w:rPr>
      </w:pPr>
      <w:hyperlink w:anchor="_Toc76680605" w:history="1">
        <w:r w:rsidRPr="00B22DC8">
          <w:rPr>
            <w:rStyle w:val="Hyperlink"/>
            <w:noProof/>
          </w:rPr>
          <w:t>Figure 7 Data preview before feature scaling</w:t>
        </w:r>
        <w:r>
          <w:rPr>
            <w:noProof/>
            <w:webHidden/>
          </w:rPr>
          <w:tab/>
        </w:r>
        <w:r>
          <w:rPr>
            <w:noProof/>
            <w:webHidden/>
          </w:rPr>
          <w:fldChar w:fldCharType="begin"/>
        </w:r>
        <w:r>
          <w:rPr>
            <w:noProof/>
            <w:webHidden/>
          </w:rPr>
          <w:instrText xml:space="preserve"> PAGEREF _Toc76680605 \h </w:instrText>
        </w:r>
        <w:r>
          <w:rPr>
            <w:noProof/>
            <w:webHidden/>
          </w:rPr>
        </w:r>
        <w:r>
          <w:rPr>
            <w:noProof/>
            <w:webHidden/>
          </w:rPr>
          <w:fldChar w:fldCharType="separate"/>
        </w:r>
        <w:r>
          <w:rPr>
            <w:noProof/>
            <w:webHidden/>
          </w:rPr>
          <w:t>13</w:t>
        </w:r>
        <w:r>
          <w:rPr>
            <w:noProof/>
            <w:webHidden/>
          </w:rPr>
          <w:fldChar w:fldCharType="end"/>
        </w:r>
      </w:hyperlink>
    </w:p>
    <w:p w14:paraId="4F17557A" w14:textId="06A64C90" w:rsidR="00D976F5" w:rsidRDefault="00D976F5">
      <w:pPr>
        <w:pStyle w:val="TableofFigures"/>
        <w:tabs>
          <w:tab w:val="right" w:leader="dot" w:pos="9016"/>
        </w:tabs>
        <w:rPr>
          <w:rFonts w:eastAsiaTheme="minorEastAsia"/>
          <w:noProof/>
          <w:lang w:eastAsia="en-GB"/>
        </w:rPr>
      </w:pPr>
      <w:hyperlink w:anchor="_Toc76680606" w:history="1">
        <w:r w:rsidRPr="00B22DC8">
          <w:rPr>
            <w:rStyle w:val="Hyperlink"/>
            <w:noProof/>
          </w:rPr>
          <w:t>Figure 8 Logistic Regression Model</w:t>
        </w:r>
        <w:r>
          <w:rPr>
            <w:noProof/>
            <w:webHidden/>
          </w:rPr>
          <w:tab/>
        </w:r>
        <w:r>
          <w:rPr>
            <w:noProof/>
            <w:webHidden/>
          </w:rPr>
          <w:fldChar w:fldCharType="begin"/>
        </w:r>
        <w:r>
          <w:rPr>
            <w:noProof/>
            <w:webHidden/>
          </w:rPr>
          <w:instrText xml:space="preserve"> PAGEREF _Toc76680606 \h </w:instrText>
        </w:r>
        <w:r>
          <w:rPr>
            <w:noProof/>
            <w:webHidden/>
          </w:rPr>
        </w:r>
        <w:r>
          <w:rPr>
            <w:noProof/>
            <w:webHidden/>
          </w:rPr>
          <w:fldChar w:fldCharType="separate"/>
        </w:r>
        <w:r>
          <w:rPr>
            <w:noProof/>
            <w:webHidden/>
          </w:rPr>
          <w:t>14</w:t>
        </w:r>
        <w:r>
          <w:rPr>
            <w:noProof/>
            <w:webHidden/>
          </w:rPr>
          <w:fldChar w:fldCharType="end"/>
        </w:r>
      </w:hyperlink>
    </w:p>
    <w:p w14:paraId="4D37154B" w14:textId="14A7DDB5" w:rsidR="00D976F5" w:rsidRDefault="00D976F5">
      <w:pPr>
        <w:pStyle w:val="TableofFigures"/>
        <w:tabs>
          <w:tab w:val="right" w:leader="dot" w:pos="9016"/>
        </w:tabs>
        <w:rPr>
          <w:rFonts w:eastAsiaTheme="minorEastAsia"/>
          <w:noProof/>
          <w:lang w:eastAsia="en-GB"/>
        </w:rPr>
      </w:pPr>
      <w:hyperlink w:anchor="_Toc76680607" w:history="1">
        <w:r w:rsidRPr="00B22DC8">
          <w:rPr>
            <w:rStyle w:val="Hyperlink"/>
            <w:noProof/>
          </w:rPr>
          <w:t>Figure 9 Logistic Regression Performance Metrics</w:t>
        </w:r>
        <w:r>
          <w:rPr>
            <w:noProof/>
            <w:webHidden/>
          </w:rPr>
          <w:tab/>
        </w:r>
        <w:r>
          <w:rPr>
            <w:noProof/>
            <w:webHidden/>
          </w:rPr>
          <w:fldChar w:fldCharType="begin"/>
        </w:r>
        <w:r>
          <w:rPr>
            <w:noProof/>
            <w:webHidden/>
          </w:rPr>
          <w:instrText xml:space="preserve"> PAGEREF _Toc76680607 \h </w:instrText>
        </w:r>
        <w:r>
          <w:rPr>
            <w:noProof/>
            <w:webHidden/>
          </w:rPr>
        </w:r>
        <w:r>
          <w:rPr>
            <w:noProof/>
            <w:webHidden/>
          </w:rPr>
          <w:fldChar w:fldCharType="separate"/>
        </w:r>
        <w:r>
          <w:rPr>
            <w:noProof/>
            <w:webHidden/>
          </w:rPr>
          <w:t>14</w:t>
        </w:r>
        <w:r>
          <w:rPr>
            <w:noProof/>
            <w:webHidden/>
          </w:rPr>
          <w:fldChar w:fldCharType="end"/>
        </w:r>
      </w:hyperlink>
    </w:p>
    <w:p w14:paraId="5538AE45" w14:textId="04DF00B5" w:rsidR="00D976F5" w:rsidRDefault="00D976F5">
      <w:pPr>
        <w:pStyle w:val="TableofFigures"/>
        <w:tabs>
          <w:tab w:val="right" w:leader="dot" w:pos="9016"/>
        </w:tabs>
        <w:rPr>
          <w:rFonts w:eastAsiaTheme="minorEastAsia"/>
          <w:noProof/>
          <w:lang w:eastAsia="en-GB"/>
        </w:rPr>
      </w:pPr>
      <w:hyperlink w:anchor="_Toc76680608" w:history="1">
        <w:r w:rsidRPr="00B22DC8">
          <w:rPr>
            <w:rStyle w:val="Hyperlink"/>
            <w:noProof/>
          </w:rPr>
          <w:t>Figure 10 Gaussian and Bernoulli Naive Bayes Models</w:t>
        </w:r>
        <w:r>
          <w:rPr>
            <w:noProof/>
            <w:webHidden/>
          </w:rPr>
          <w:tab/>
        </w:r>
        <w:r>
          <w:rPr>
            <w:noProof/>
            <w:webHidden/>
          </w:rPr>
          <w:fldChar w:fldCharType="begin"/>
        </w:r>
        <w:r>
          <w:rPr>
            <w:noProof/>
            <w:webHidden/>
          </w:rPr>
          <w:instrText xml:space="preserve"> PAGEREF _Toc76680608 \h </w:instrText>
        </w:r>
        <w:r>
          <w:rPr>
            <w:noProof/>
            <w:webHidden/>
          </w:rPr>
        </w:r>
        <w:r>
          <w:rPr>
            <w:noProof/>
            <w:webHidden/>
          </w:rPr>
          <w:fldChar w:fldCharType="separate"/>
        </w:r>
        <w:r>
          <w:rPr>
            <w:noProof/>
            <w:webHidden/>
          </w:rPr>
          <w:t>15</w:t>
        </w:r>
        <w:r>
          <w:rPr>
            <w:noProof/>
            <w:webHidden/>
          </w:rPr>
          <w:fldChar w:fldCharType="end"/>
        </w:r>
      </w:hyperlink>
    </w:p>
    <w:p w14:paraId="7A82669A" w14:textId="3536D361" w:rsidR="00D976F5" w:rsidRDefault="00D976F5">
      <w:pPr>
        <w:pStyle w:val="TableofFigures"/>
        <w:tabs>
          <w:tab w:val="right" w:leader="dot" w:pos="9016"/>
        </w:tabs>
        <w:rPr>
          <w:rFonts w:eastAsiaTheme="minorEastAsia"/>
          <w:noProof/>
          <w:lang w:eastAsia="en-GB"/>
        </w:rPr>
      </w:pPr>
      <w:hyperlink w:anchor="_Toc76680609" w:history="1">
        <w:r w:rsidRPr="00B22DC8">
          <w:rPr>
            <w:rStyle w:val="Hyperlink"/>
            <w:noProof/>
          </w:rPr>
          <w:t>Figure 11 Gaussian Naive Bayes Performance Metrics</w:t>
        </w:r>
        <w:r>
          <w:rPr>
            <w:noProof/>
            <w:webHidden/>
          </w:rPr>
          <w:tab/>
        </w:r>
        <w:r>
          <w:rPr>
            <w:noProof/>
            <w:webHidden/>
          </w:rPr>
          <w:fldChar w:fldCharType="begin"/>
        </w:r>
        <w:r>
          <w:rPr>
            <w:noProof/>
            <w:webHidden/>
          </w:rPr>
          <w:instrText xml:space="preserve"> PAGEREF _Toc76680609 \h </w:instrText>
        </w:r>
        <w:r>
          <w:rPr>
            <w:noProof/>
            <w:webHidden/>
          </w:rPr>
        </w:r>
        <w:r>
          <w:rPr>
            <w:noProof/>
            <w:webHidden/>
          </w:rPr>
          <w:fldChar w:fldCharType="separate"/>
        </w:r>
        <w:r>
          <w:rPr>
            <w:noProof/>
            <w:webHidden/>
          </w:rPr>
          <w:t>15</w:t>
        </w:r>
        <w:r>
          <w:rPr>
            <w:noProof/>
            <w:webHidden/>
          </w:rPr>
          <w:fldChar w:fldCharType="end"/>
        </w:r>
      </w:hyperlink>
    </w:p>
    <w:p w14:paraId="77A72478" w14:textId="7AEDC4A5" w:rsidR="00D976F5" w:rsidRDefault="00D976F5">
      <w:pPr>
        <w:pStyle w:val="TableofFigures"/>
        <w:tabs>
          <w:tab w:val="right" w:leader="dot" w:pos="9016"/>
        </w:tabs>
        <w:rPr>
          <w:rFonts w:eastAsiaTheme="minorEastAsia"/>
          <w:noProof/>
          <w:lang w:eastAsia="en-GB"/>
        </w:rPr>
      </w:pPr>
      <w:hyperlink w:anchor="_Toc76680610" w:history="1">
        <w:r w:rsidRPr="00B22DC8">
          <w:rPr>
            <w:rStyle w:val="Hyperlink"/>
            <w:noProof/>
          </w:rPr>
          <w:t>Figure 12 Bernoulli Naive Bayes Performance Metrics</w:t>
        </w:r>
        <w:r>
          <w:rPr>
            <w:noProof/>
            <w:webHidden/>
          </w:rPr>
          <w:tab/>
        </w:r>
        <w:r>
          <w:rPr>
            <w:noProof/>
            <w:webHidden/>
          </w:rPr>
          <w:fldChar w:fldCharType="begin"/>
        </w:r>
        <w:r>
          <w:rPr>
            <w:noProof/>
            <w:webHidden/>
          </w:rPr>
          <w:instrText xml:space="preserve"> PAGEREF _Toc76680610 \h </w:instrText>
        </w:r>
        <w:r>
          <w:rPr>
            <w:noProof/>
            <w:webHidden/>
          </w:rPr>
        </w:r>
        <w:r>
          <w:rPr>
            <w:noProof/>
            <w:webHidden/>
          </w:rPr>
          <w:fldChar w:fldCharType="separate"/>
        </w:r>
        <w:r>
          <w:rPr>
            <w:noProof/>
            <w:webHidden/>
          </w:rPr>
          <w:t>16</w:t>
        </w:r>
        <w:r>
          <w:rPr>
            <w:noProof/>
            <w:webHidden/>
          </w:rPr>
          <w:fldChar w:fldCharType="end"/>
        </w:r>
      </w:hyperlink>
    </w:p>
    <w:p w14:paraId="622EF99E" w14:textId="1866024D" w:rsidR="00D976F5" w:rsidRDefault="00D976F5">
      <w:pPr>
        <w:pStyle w:val="TableofFigures"/>
        <w:tabs>
          <w:tab w:val="right" w:leader="dot" w:pos="9016"/>
        </w:tabs>
        <w:rPr>
          <w:rFonts w:eastAsiaTheme="minorEastAsia"/>
          <w:noProof/>
          <w:lang w:eastAsia="en-GB"/>
        </w:rPr>
      </w:pPr>
      <w:hyperlink w:anchor="_Toc76680611" w:history="1">
        <w:r w:rsidRPr="00B22DC8">
          <w:rPr>
            <w:rStyle w:val="Hyperlink"/>
            <w:noProof/>
          </w:rPr>
          <w:t>Figure 13 K Nearest Neighbor Model</w:t>
        </w:r>
        <w:r>
          <w:rPr>
            <w:noProof/>
            <w:webHidden/>
          </w:rPr>
          <w:tab/>
        </w:r>
        <w:r>
          <w:rPr>
            <w:noProof/>
            <w:webHidden/>
          </w:rPr>
          <w:fldChar w:fldCharType="begin"/>
        </w:r>
        <w:r>
          <w:rPr>
            <w:noProof/>
            <w:webHidden/>
          </w:rPr>
          <w:instrText xml:space="preserve"> PAGEREF _Toc76680611 \h </w:instrText>
        </w:r>
        <w:r>
          <w:rPr>
            <w:noProof/>
            <w:webHidden/>
          </w:rPr>
        </w:r>
        <w:r>
          <w:rPr>
            <w:noProof/>
            <w:webHidden/>
          </w:rPr>
          <w:fldChar w:fldCharType="separate"/>
        </w:r>
        <w:r>
          <w:rPr>
            <w:noProof/>
            <w:webHidden/>
          </w:rPr>
          <w:t>16</w:t>
        </w:r>
        <w:r>
          <w:rPr>
            <w:noProof/>
            <w:webHidden/>
          </w:rPr>
          <w:fldChar w:fldCharType="end"/>
        </w:r>
      </w:hyperlink>
    </w:p>
    <w:p w14:paraId="3F2AFD23" w14:textId="47DBEB54" w:rsidR="00D976F5" w:rsidRDefault="00D976F5">
      <w:pPr>
        <w:pStyle w:val="TableofFigures"/>
        <w:tabs>
          <w:tab w:val="right" w:leader="dot" w:pos="9016"/>
        </w:tabs>
        <w:rPr>
          <w:rFonts w:eastAsiaTheme="minorEastAsia"/>
          <w:noProof/>
          <w:lang w:eastAsia="en-GB"/>
        </w:rPr>
      </w:pPr>
      <w:hyperlink w:anchor="_Toc76680612" w:history="1">
        <w:r w:rsidRPr="00B22DC8">
          <w:rPr>
            <w:rStyle w:val="Hyperlink"/>
            <w:noProof/>
          </w:rPr>
          <w:t>Figure 14 KNN Performance Metrics</w:t>
        </w:r>
        <w:r>
          <w:rPr>
            <w:noProof/>
            <w:webHidden/>
          </w:rPr>
          <w:tab/>
        </w:r>
        <w:r>
          <w:rPr>
            <w:noProof/>
            <w:webHidden/>
          </w:rPr>
          <w:fldChar w:fldCharType="begin"/>
        </w:r>
        <w:r>
          <w:rPr>
            <w:noProof/>
            <w:webHidden/>
          </w:rPr>
          <w:instrText xml:space="preserve"> PAGEREF _Toc76680612 \h </w:instrText>
        </w:r>
        <w:r>
          <w:rPr>
            <w:noProof/>
            <w:webHidden/>
          </w:rPr>
        </w:r>
        <w:r>
          <w:rPr>
            <w:noProof/>
            <w:webHidden/>
          </w:rPr>
          <w:fldChar w:fldCharType="separate"/>
        </w:r>
        <w:r>
          <w:rPr>
            <w:noProof/>
            <w:webHidden/>
          </w:rPr>
          <w:t>17</w:t>
        </w:r>
        <w:r>
          <w:rPr>
            <w:noProof/>
            <w:webHidden/>
          </w:rPr>
          <w:fldChar w:fldCharType="end"/>
        </w:r>
      </w:hyperlink>
    </w:p>
    <w:p w14:paraId="6F3E0047" w14:textId="5332C295" w:rsidR="00D976F5" w:rsidRDefault="00D976F5">
      <w:pPr>
        <w:pStyle w:val="TableofFigures"/>
        <w:tabs>
          <w:tab w:val="right" w:leader="dot" w:pos="9016"/>
        </w:tabs>
        <w:rPr>
          <w:rFonts w:eastAsiaTheme="minorEastAsia"/>
          <w:noProof/>
          <w:lang w:eastAsia="en-GB"/>
        </w:rPr>
      </w:pPr>
      <w:hyperlink w:anchor="_Toc76680613" w:history="1">
        <w:r w:rsidRPr="00B22DC8">
          <w:rPr>
            <w:rStyle w:val="Hyperlink"/>
            <w:noProof/>
          </w:rPr>
          <w:t>Figure 15 Support Vector Machine Model</w:t>
        </w:r>
        <w:r>
          <w:rPr>
            <w:noProof/>
            <w:webHidden/>
          </w:rPr>
          <w:tab/>
        </w:r>
        <w:r>
          <w:rPr>
            <w:noProof/>
            <w:webHidden/>
          </w:rPr>
          <w:fldChar w:fldCharType="begin"/>
        </w:r>
        <w:r>
          <w:rPr>
            <w:noProof/>
            <w:webHidden/>
          </w:rPr>
          <w:instrText xml:space="preserve"> PAGEREF _Toc76680613 \h </w:instrText>
        </w:r>
        <w:r>
          <w:rPr>
            <w:noProof/>
            <w:webHidden/>
          </w:rPr>
        </w:r>
        <w:r>
          <w:rPr>
            <w:noProof/>
            <w:webHidden/>
          </w:rPr>
          <w:fldChar w:fldCharType="separate"/>
        </w:r>
        <w:r>
          <w:rPr>
            <w:noProof/>
            <w:webHidden/>
          </w:rPr>
          <w:t>17</w:t>
        </w:r>
        <w:r>
          <w:rPr>
            <w:noProof/>
            <w:webHidden/>
          </w:rPr>
          <w:fldChar w:fldCharType="end"/>
        </w:r>
      </w:hyperlink>
    </w:p>
    <w:p w14:paraId="389D9875" w14:textId="137203B9" w:rsidR="00D976F5" w:rsidRDefault="00D976F5">
      <w:pPr>
        <w:pStyle w:val="TableofFigures"/>
        <w:tabs>
          <w:tab w:val="right" w:leader="dot" w:pos="9016"/>
        </w:tabs>
        <w:rPr>
          <w:rFonts w:eastAsiaTheme="minorEastAsia"/>
          <w:noProof/>
          <w:lang w:eastAsia="en-GB"/>
        </w:rPr>
      </w:pPr>
      <w:hyperlink w:anchor="_Toc76680614" w:history="1">
        <w:r w:rsidRPr="00B22DC8">
          <w:rPr>
            <w:rStyle w:val="Hyperlink"/>
            <w:noProof/>
          </w:rPr>
          <w:t>Figure 16 SVM Highest accuracy with different Kernels</w:t>
        </w:r>
        <w:r>
          <w:rPr>
            <w:noProof/>
            <w:webHidden/>
          </w:rPr>
          <w:tab/>
        </w:r>
        <w:r>
          <w:rPr>
            <w:noProof/>
            <w:webHidden/>
          </w:rPr>
          <w:fldChar w:fldCharType="begin"/>
        </w:r>
        <w:r>
          <w:rPr>
            <w:noProof/>
            <w:webHidden/>
          </w:rPr>
          <w:instrText xml:space="preserve"> PAGEREF _Toc76680614 \h </w:instrText>
        </w:r>
        <w:r>
          <w:rPr>
            <w:noProof/>
            <w:webHidden/>
          </w:rPr>
        </w:r>
        <w:r>
          <w:rPr>
            <w:noProof/>
            <w:webHidden/>
          </w:rPr>
          <w:fldChar w:fldCharType="separate"/>
        </w:r>
        <w:r>
          <w:rPr>
            <w:noProof/>
            <w:webHidden/>
          </w:rPr>
          <w:t>18</w:t>
        </w:r>
        <w:r>
          <w:rPr>
            <w:noProof/>
            <w:webHidden/>
          </w:rPr>
          <w:fldChar w:fldCharType="end"/>
        </w:r>
      </w:hyperlink>
    </w:p>
    <w:p w14:paraId="10EE934E" w14:textId="2BCF7228" w:rsidR="00D976F5" w:rsidRDefault="00D976F5">
      <w:pPr>
        <w:pStyle w:val="TableofFigures"/>
        <w:tabs>
          <w:tab w:val="right" w:leader="dot" w:pos="9016"/>
        </w:tabs>
        <w:rPr>
          <w:rFonts w:eastAsiaTheme="minorEastAsia"/>
          <w:noProof/>
          <w:lang w:eastAsia="en-GB"/>
        </w:rPr>
      </w:pPr>
      <w:hyperlink w:anchor="_Toc76680615" w:history="1">
        <w:r w:rsidRPr="00B22DC8">
          <w:rPr>
            <w:rStyle w:val="Hyperlink"/>
            <w:noProof/>
          </w:rPr>
          <w:t>Figure 17 SVM Performance Metrics for different Kernels</w:t>
        </w:r>
        <w:r>
          <w:rPr>
            <w:noProof/>
            <w:webHidden/>
          </w:rPr>
          <w:tab/>
        </w:r>
        <w:r>
          <w:rPr>
            <w:noProof/>
            <w:webHidden/>
          </w:rPr>
          <w:fldChar w:fldCharType="begin"/>
        </w:r>
        <w:r>
          <w:rPr>
            <w:noProof/>
            <w:webHidden/>
          </w:rPr>
          <w:instrText xml:space="preserve"> PAGEREF _Toc76680615 \h </w:instrText>
        </w:r>
        <w:r>
          <w:rPr>
            <w:noProof/>
            <w:webHidden/>
          </w:rPr>
        </w:r>
        <w:r>
          <w:rPr>
            <w:noProof/>
            <w:webHidden/>
          </w:rPr>
          <w:fldChar w:fldCharType="separate"/>
        </w:r>
        <w:r>
          <w:rPr>
            <w:noProof/>
            <w:webHidden/>
          </w:rPr>
          <w:t>18</w:t>
        </w:r>
        <w:r>
          <w:rPr>
            <w:noProof/>
            <w:webHidden/>
          </w:rPr>
          <w:fldChar w:fldCharType="end"/>
        </w:r>
      </w:hyperlink>
    </w:p>
    <w:p w14:paraId="2B95BFCC" w14:textId="48A80885" w:rsidR="00D976F5" w:rsidRDefault="00D976F5">
      <w:pPr>
        <w:pStyle w:val="TableofFigures"/>
        <w:tabs>
          <w:tab w:val="right" w:leader="dot" w:pos="9016"/>
        </w:tabs>
        <w:rPr>
          <w:rFonts w:eastAsiaTheme="minorEastAsia"/>
          <w:noProof/>
          <w:lang w:eastAsia="en-GB"/>
        </w:rPr>
      </w:pPr>
      <w:hyperlink w:anchor="_Toc76680616" w:history="1">
        <w:r w:rsidRPr="00B22DC8">
          <w:rPr>
            <w:rStyle w:val="Hyperlink"/>
            <w:noProof/>
          </w:rPr>
          <w:t>Figure 18 Performance Metrics for various developed Models</w:t>
        </w:r>
        <w:r>
          <w:rPr>
            <w:noProof/>
            <w:webHidden/>
          </w:rPr>
          <w:tab/>
        </w:r>
        <w:r>
          <w:rPr>
            <w:noProof/>
            <w:webHidden/>
          </w:rPr>
          <w:fldChar w:fldCharType="begin"/>
        </w:r>
        <w:r>
          <w:rPr>
            <w:noProof/>
            <w:webHidden/>
          </w:rPr>
          <w:instrText xml:space="preserve"> PAGEREF _Toc76680616 \h </w:instrText>
        </w:r>
        <w:r>
          <w:rPr>
            <w:noProof/>
            <w:webHidden/>
          </w:rPr>
        </w:r>
        <w:r>
          <w:rPr>
            <w:noProof/>
            <w:webHidden/>
          </w:rPr>
          <w:fldChar w:fldCharType="separate"/>
        </w:r>
        <w:r>
          <w:rPr>
            <w:noProof/>
            <w:webHidden/>
          </w:rPr>
          <w:t>19</w:t>
        </w:r>
        <w:r>
          <w:rPr>
            <w:noProof/>
            <w:webHidden/>
          </w:rPr>
          <w:fldChar w:fldCharType="end"/>
        </w:r>
      </w:hyperlink>
    </w:p>
    <w:p w14:paraId="2AEBD23F" w14:textId="08F9F628" w:rsidR="00D976F5" w:rsidRDefault="00D976F5">
      <w:pPr>
        <w:pStyle w:val="TableofFigures"/>
        <w:tabs>
          <w:tab w:val="right" w:leader="dot" w:pos="9016"/>
        </w:tabs>
        <w:rPr>
          <w:rFonts w:eastAsiaTheme="minorEastAsia"/>
          <w:noProof/>
          <w:lang w:eastAsia="en-GB"/>
        </w:rPr>
      </w:pPr>
      <w:hyperlink w:anchor="_Toc76680617" w:history="1">
        <w:r w:rsidRPr="00B22DC8">
          <w:rPr>
            <w:rStyle w:val="Hyperlink"/>
            <w:noProof/>
          </w:rPr>
          <w:t>Figure 19 Egg Consumption Vs Life Expectancy</w:t>
        </w:r>
        <w:r>
          <w:rPr>
            <w:noProof/>
            <w:webHidden/>
          </w:rPr>
          <w:tab/>
        </w:r>
        <w:r>
          <w:rPr>
            <w:noProof/>
            <w:webHidden/>
          </w:rPr>
          <w:fldChar w:fldCharType="begin"/>
        </w:r>
        <w:r>
          <w:rPr>
            <w:noProof/>
            <w:webHidden/>
          </w:rPr>
          <w:instrText xml:space="preserve"> PAGEREF _Toc76680617 \h </w:instrText>
        </w:r>
        <w:r>
          <w:rPr>
            <w:noProof/>
            <w:webHidden/>
          </w:rPr>
        </w:r>
        <w:r>
          <w:rPr>
            <w:noProof/>
            <w:webHidden/>
          </w:rPr>
          <w:fldChar w:fldCharType="separate"/>
        </w:r>
        <w:r>
          <w:rPr>
            <w:noProof/>
            <w:webHidden/>
          </w:rPr>
          <w:t>20</w:t>
        </w:r>
        <w:r>
          <w:rPr>
            <w:noProof/>
            <w:webHidden/>
          </w:rPr>
          <w:fldChar w:fldCharType="end"/>
        </w:r>
      </w:hyperlink>
    </w:p>
    <w:p w14:paraId="33ED8C43" w14:textId="431F4AF3" w:rsidR="00D976F5" w:rsidRDefault="00D976F5">
      <w:pPr>
        <w:pStyle w:val="TableofFigures"/>
        <w:tabs>
          <w:tab w:val="right" w:leader="dot" w:pos="9016"/>
        </w:tabs>
        <w:rPr>
          <w:rFonts w:eastAsiaTheme="minorEastAsia"/>
          <w:noProof/>
          <w:lang w:eastAsia="en-GB"/>
        </w:rPr>
      </w:pPr>
      <w:hyperlink w:anchor="_Toc76680618" w:history="1">
        <w:r w:rsidRPr="00B22DC8">
          <w:rPr>
            <w:rStyle w:val="Hyperlink"/>
            <w:noProof/>
          </w:rPr>
          <w:t>Figure 20 Pork / Pig Meat Consumption Vs Life Expectancy</w:t>
        </w:r>
        <w:r>
          <w:rPr>
            <w:noProof/>
            <w:webHidden/>
          </w:rPr>
          <w:tab/>
        </w:r>
        <w:r>
          <w:rPr>
            <w:noProof/>
            <w:webHidden/>
          </w:rPr>
          <w:fldChar w:fldCharType="begin"/>
        </w:r>
        <w:r>
          <w:rPr>
            <w:noProof/>
            <w:webHidden/>
          </w:rPr>
          <w:instrText xml:space="preserve"> PAGEREF _Toc76680618 \h </w:instrText>
        </w:r>
        <w:r>
          <w:rPr>
            <w:noProof/>
            <w:webHidden/>
          </w:rPr>
        </w:r>
        <w:r>
          <w:rPr>
            <w:noProof/>
            <w:webHidden/>
          </w:rPr>
          <w:fldChar w:fldCharType="separate"/>
        </w:r>
        <w:r>
          <w:rPr>
            <w:noProof/>
            <w:webHidden/>
          </w:rPr>
          <w:t>20</w:t>
        </w:r>
        <w:r>
          <w:rPr>
            <w:noProof/>
            <w:webHidden/>
          </w:rPr>
          <w:fldChar w:fldCharType="end"/>
        </w:r>
      </w:hyperlink>
    </w:p>
    <w:p w14:paraId="3B2AA3DB" w14:textId="06056E7F" w:rsidR="00D976F5" w:rsidRDefault="00D976F5">
      <w:pPr>
        <w:pStyle w:val="TableofFigures"/>
        <w:tabs>
          <w:tab w:val="right" w:leader="dot" w:pos="9016"/>
        </w:tabs>
        <w:rPr>
          <w:rFonts w:eastAsiaTheme="minorEastAsia"/>
          <w:noProof/>
          <w:lang w:eastAsia="en-GB"/>
        </w:rPr>
      </w:pPr>
      <w:hyperlink w:anchor="_Toc76680619" w:history="1">
        <w:r w:rsidRPr="00B22DC8">
          <w:rPr>
            <w:rStyle w:val="Hyperlink"/>
            <w:noProof/>
          </w:rPr>
          <w:t>Figure 21 Poultry Meat Consumption Vs Life Expectancy</w:t>
        </w:r>
        <w:r>
          <w:rPr>
            <w:noProof/>
            <w:webHidden/>
          </w:rPr>
          <w:tab/>
        </w:r>
        <w:r>
          <w:rPr>
            <w:noProof/>
            <w:webHidden/>
          </w:rPr>
          <w:fldChar w:fldCharType="begin"/>
        </w:r>
        <w:r>
          <w:rPr>
            <w:noProof/>
            <w:webHidden/>
          </w:rPr>
          <w:instrText xml:space="preserve"> PAGEREF _Toc76680619 \h </w:instrText>
        </w:r>
        <w:r>
          <w:rPr>
            <w:noProof/>
            <w:webHidden/>
          </w:rPr>
        </w:r>
        <w:r>
          <w:rPr>
            <w:noProof/>
            <w:webHidden/>
          </w:rPr>
          <w:fldChar w:fldCharType="separate"/>
        </w:r>
        <w:r>
          <w:rPr>
            <w:noProof/>
            <w:webHidden/>
          </w:rPr>
          <w:t>21</w:t>
        </w:r>
        <w:r>
          <w:rPr>
            <w:noProof/>
            <w:webHidden/>
          </w:rPr>
          <w:fldChar w:fldCharType="end"/>
        </w:r>
      </w:hyperlink>
    </w:p>
    <w:p w14:paraId="6DDCE744" w14:textId="3E795F79" w:rsidR="00D976F5" w:rsidRDefault="00D976F5">
      <w:pPr>
        <w:pStyle w:val="TableofFigures"/>
        <w:tabs>
          <w:tab w:val="right" w:leader="dot" w:pos="9016"/>
        </w:tabs>
        <w:rPr>
          <w:rFonts w:eastAsiaTheme="minorEastAsia"/>
          <w:noProof/>
          <w:lang w:eastAsia="en-GB"/>
        </w:rPr>
      </w:pPr>
      <w:hyperlink w:anchor="_Toc76680620" w:history="1">
        <w:r w:rsidRPr="00B22DC8">
          <w:rPr>
            <w:rStyle w:val="Hyperlink"/>
            <w:noProof/>
          </w:rPr>
          <w:t>Figure 22 Milk Consumption Vs Life Expectancy</w:t>
        </w:r>
        <w:r>
          <w:rPr>
            <w:noProof/>
            <w:webHidden/>
          </w:rPr>
          <w:tab/>
        </w:r>
        <w:r>
          <w:rPr>
            <w:noProof/>
            <w:webHidden/>
          </w:rPr>
          <w:fldChar w:fldCharType="begin"/>
        </w:r>
        <w:r>
          <w:rPr>
            <w:noProof/>
            <w:webHidden/>
          </w:rPr>
          <w:instrText xml:space="preserve"> PAGEREF _Toc76680620 \h </w:instrText>
        </w:r>
        <w:r>
          <w:rPr>
            <w:noProof/>
            <w:webHidden/>
          </w:rPr>
        </w:r>
        <w:r>
          <w:rPr>
            <w:noProof/>
            <w:webHidden/>
          </w:rPr>
          <w:fldChar w:fldCharType="separate"/>
        </w:r>
        <w:r>
          <w:rPr>
            <w:noProof/>
            <w:webHidden/>
          </w:rPr>
          <w:t>21</w:t>
        </w:r>
        <w:r>
          <w:rPr>
            <w:noProof/>
            <w:webHidden/>
          </w:rPr>
          <w:fldChar w:fldCharType="end"/>
        </w:r>
      </w:hyperlink>
    </w:p>
    <w:p w14:paraId="4EA10C52" w14:textId="392FCF50" w:rsidR="00D976F5" w:rsidRDefault="00D976F5">
      <w:pPr>
        <w:pStyle w:val="TableofFigures"/>
        <w:tabs>
          <w:tab w:val="right" w:leader="dot" w:pos="9016"/>
        </w:tabs>
        <w:rPr>
          <w:rFonts w:eastAsiaTheme="minorEastAsia"/>
          <w:noProof/>
          <w:lang w:eastAsia="en-GB"/>
        </w:rPr>
      </w:pPr>
      <w:hyperlink w:anchor="_Toc76680621" w:history="1">
        <w:r w:rsidRPr="00B22DC8">
          <w:rPr>
            <w:rStyle w:val="Hyperlink"/>
            <w:noProof/>
          </w:rPr>
          <w:t>Figure 23 Fish and Seafood Consumption Vs Life Expectancy</w:t>
        </w:r>
        <w:r>
          <w:rPr>
            <w:noProof/>
            <w:webHidden/>
          </w:rPr>
          <w:tab/>
        </w:r>
        <w:r>
          <w:rPr>
            <w:noProof/>
            <w:webHidden/>
          </w:rPr>
          <w:fldChar w:fldCharType="begin"/>
        </w:r>
        <w:r>
          <w:rPr>
            <w:noProof/>
            <w:webHidden/>
          </w:rPr>
          <w:instrText xml:space="preserve"> PAGEREF _Toc76680621 \h </w:instrText>
        </w:r>
        <w:r>
          <w:rPr>
            <w:noProof/>
            <w:webHidden/>
          </w:rPr>
        </w:r>
        <w:r>
          <w:rPr>
            <w:noProof/>
            <w:webHidden/>
          </w:rPr>
          <w:fldChar w:fldCharType="separate"/>
        </w:r>
        <w:r>
          <w:rPr>
            <w:noProof/>
            <w:webHidden/>
          </w:rPr>
          <w:t>22</w:t>
        </w:r>
        <w:r>
          <w:rPr>
            <w:noProof/>
            <w:webHidden/>
          </w:rPr>
          <w:fldChar w:fldCharType="end"/>
        </w:r>
      </w:hyperlink>
    </w:p>
    <w:p w14:paraId="2318EFD0" w14:textId="13627FEE" w:rsidR="00F44C74" w:rsidRPr="00D92C71" w:rsidRDefault="00B1559E" w:rsidP="00B1559E">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r w:rsidR="00F44C74">
        <w:rPr>
          <w:rFonts w:asciiTheme="majorHAnsi" w:eastAsiaTheme="majorEastAsia" w:hAnsiTheme="majorHAnsi" w:cstheme="majorBidi"/>
          <w:color w:val="2F5496" w:themeColor="accent1" w:themeShade="BF"/>
          <w:sz w:val="32"/>
          <w:szCs w:val="32"/>
        </w:rPr>
        <w:fldChar w:fldCharType="begin"/>
      </w:r>
      <w:r w:rsidR="00F44C74">
        <w:rPr>
          <w:rFonts w:asciiTheme="majorHAnsi" w:eastAsiaTheme="majorEastAsia" w:hAnsiTheme="majorHAnsi" w:cstheme="majorBidi"/>
          <w:color w:val="2F5496" w:themeColor="accent1" w:themeShade="BF"/>
          <w:sz w:val="32"/>
          <w:szCs w:val="32"/>
        </w:rPr>
        <w:instrText xml:space="preserve"> TOC \h \z \c "Table" </w:instrText>
      </w:r>
      <w:r w:rsidR="00F44C74">
        <w:rPr>
          <w:rFonts w:asciiTheme="majorHAnsi" w:eastAsiaTheme="majorEastAsia" w:hAnsiTheme="majorHAnsi" w:cstheme="majorBidi"/>
          <w:color w:val="2F5496" w:themeColor="accent1" w:themeShade="BF"/>
          <w:sz w:val="32"/>
          <w:szCs w:val="32"/>
        </w:rPr>
        <w:fldChar w:fldCharType="separate"/>
      </w:r>
    </w:p>
    <w:p w14:paraId="23322EA1" w14:textId="5AB9FBAF" w:rsidR="00F44C74" w:rsidRPr="000E394F" w:rsidRDefault="00F44C74" w:rsidP="00F44C74">
      <w:pPr>
        <w:pStyle w:val="Heading1"/>
      </w:pPr>
      <w:bookmarkStart w:id="326" w:name="_Toc76680647"/>
      <w:r w:rsidRPr="000E394F">
        <w:t xml:space="preserve">Table Of </w:t>
      </w:r>
      <w:r>
        <w:t>Tables</w:t>
      </w:r>
      <w:bookmarkEnd w:id="326"/>
    </w:p>
    <w:p w14:paraId="0EB4C3CD" w14:textId="4D61EACC" w:rsidR="00F44C74" w:rsidRDefault="00F44C74">
      <w:pPr>
        <w:pStyle w:val="TableofFigures"/>
        <w:tabs>
          <w:tab w:val="right" w:leader="dot" w:pos="9016"/>
        </w:tabs>
        <w:rPr>
          <w:rFonts w:eastAsiaTheme="minorEastAsia"/>
          <w:noProof/>
          <w:lang w:eastAsia="en-GB"/>
        </w:rPr>
      </w:pPr>
      <w:hyperlink w:anchor="_Toc76680291" w:history="1">
        <w:r w:rsidRPr="003022F8">
          <w:rPr>
            <w:rStyle w:val="Hyperlink"/>
            <w:noProof/>
          </w:rPr>
          <w:t>Table 1 Factors affecting Life expectancy</w:t>
        </w:r>
        <w:r>
          <w:rPr>
            <w:noProof/>
            <w:webHidden/>
          </w:rPr>
          <w:tab/>
        </w:r>
        <w:r>
          <w:rPr>
            <w:noProof/>
            <w:webHidden/>
          </w:rPr>
          <w:fldChar w:fldCharType="begin"/>
        </w:r>
        <w:r>
          <w:rPr>
            <w:noProof/>
            <w:webHidden/>
          </w:rPr>
          <w:instrText xml:space="preserve"> PAGEREF _Toc76680291 \h </w:instrText>
        </w:r>
        <w:r>
          <w:rPr>
            <w:noProof/>
            <w:webHidden/>
          </w:rPr>
        </w:r>
        <w:r>
          <w:rPr>
            <w:noProof/>
            <w:webHidden/>
          </w:rPr>
          <w:fldChar w:fldCharType="separate"/>
        </w:r>
        <w:r>
          <w:rPr>
            <w:noProof/>
            <w:webHidden/>
          </w:rPr>
          <w:t>7</w:t>
        </w:r>
        <w:r>
          <w:rPr>
            <w:noProof/>
            <w:webHidden/>
          </w:rPr>
          <w:fldChar w:fldCharType="end"/>
        </w:r>
      </w:hyperlink>
    </w:p>
    <w:p w14:paraId="47C83CA7" w14:textId="6FE11D1E" w:rsidR="00F44C74" w:rsidRDefault="00F44C74">
      <w:pPr>
        <w:pStyle w:val="TableofFigures"/>
        <w:tabs>
          <w:tab w:val="right" w:leader="dot" w:pos="9016"/>
        </w:tabs>
        <w:rPr>
          <w:rFonts w:eastAsiaTheme="minorEastAsia"/>
          <w:noProof/>
          <w:lang w:eastAsia="en-GB"/>
        </w:rPr>
      </w:pPr>
      <w:hyperlink w:anchor="_Toc76680292" w:history="1">
        <w:r w:rsidRPr="003022F8">
          <w:rPr>
            <w:rStyle w:val="Hyperlink"/>
            <w:noProof/>
          </w:rPr>
          <w:t>Table 2 Data collected from GHO</w:t>
        </w:r>
        <w:r>
          <w:rPr>
            <w:noProof/>
            <w:webHidden/>
          </w:rPr>
          <w:tab/>
        </w:r>
        <w:r>
          <w:rPr>
            <w:noProof/>
            <w:webHidden/>
          </w:rPr>
          <w:fldChar w:fldCharType="begin"/>
        </w:r>
        <w:r>
          <w:rPr>
            <w:noProof/>
            <w:webHidden/>
          </w:rPr>
          <w:instrText xml:space="preserve"> PAGEREF _Toc76680292 \h </w:instrText>
        </w:r>
        <w:r>
          <w:rPr>
            <w:noProof/>
            <w:webHidden/>
          </w:rPr>
        </w:r>
        <w:r>
          <w:rPr>
            <w:noProof/>
            <w:webHidden/>
          </w:rPr>
          <w:fldChar w:fldCharType="separate"/>
        </w:r>
        <w:r>
          <w:rPr>
            <w:noProof/>
            <w:webHidden/>
          </w:rPr>
          <w:t>8</w:t>
        </w:r>
        <w:r>
          <w:rPr>
            <w:noProof/>
            <w:webHidden/>
          </w:rPr>
          <w:fldChar w:fldCharType="end"/>
        </w:r>
      </w:hyperlink>
    </w:p>
    <w:p w14:paraId="67CBC0CF" w14:textId="4179D0BC" w:rsidR="00F44C74" w:rsidRDefault="00F44C74">
      <w:pPr>
        <w:pStyle w:val="TableofFigures"/>
        <w:tabs>
          <w:tab w:val="right" w:leader="dot" w:pos="9016"/>
        </w:tabs>
        <w:rPr>
          <w:rFonts w:eastAsiaTheme="minorEastAsia"/>
          <w:noProof/>
          <w:lang w:eastAsia="en-GB"/>
        </w:rPr>
      </w:pPr>
      <w:hyperlink w:anchor="_Toc76680293" w:history="1">
        <w:r w:rsidRPr="003022F8">
          <w:rPr>
            <w:rStyle w:val="Hyperlink"/>
            <w:noProof/>
          </w:rPr>
          <w:t>Table 3 Data collected from Oue World in Data, OECD, Data World Bank</w:t>
        </w:r>
        <w:r>
          <w:rPr>
            <w:noProof/>
            <w:webHidden/>
          </w:rPr>
          <w:tab/>
        </w:r>
        <w:r>
          <w:rPr>
            <w:noProof/>
            <w:webHidden/>
          </w:rPr>
          <w:fldChar w:fldCharType="begin"/>
        </w:r>
        <w:r>
          <w:rPr>
            <w:noProof/>
            <w:webHidden/>
          </w:rPr>
          <w:instrText xml:space="preserve"> PAGEREF _Toc76680293 \h </w:instrText>
        </w:r>
        <w:r>
          <w:rPr>
            <w:noProof/>
            <w:webHidden/>
          </w:rPr>
        </w:r>
        <w:r>
          <w:rPr>
            <w:noProof/>
            <w:webHidden/>
          </w:rPr>
          <w:fldChar w:fldCharType="separate"/>
        </w:r>
        <w:r>
          <w:rPr>
            <w:noProof/>
            <w:webHidden/>
          </w:rPr>
          <w:t>9</w:t>
        </w:r>
        <w:r>
          <w:rPr>
            <w:noProof/>
            <w:webHidden/>
          </w:rPr>
          <w:fldChar w:fldCharType="end"/>
        </w:r>
      </w:hyperlink>
    </w:p>
    <w:p w14:paraId="0EB0C5DB" w14:textId="5E00377C" w:rsidR="00F44C74" w:rsidRDefault="00F44C74">
      <w:pPr>
        <w:pStyle w:val="TableofFigures"/>
        <w:tabs>
          <w:tab w:val="right" w:leader="dot" w:pos="9016"/>
        </w:tabs>
        <w:rPr>
          <w:rFonts w:eastAsiaTheme="minorEastAsia"/>
          <w:noProof/>
          <w:lang w:eastAsia="en-GB"/>
        </w:rPr>
      </w:pPr>
      <w:hyperlink w:anchor="_Toc76680294" w:history="1">
        <w:r w:rsidRPr="003022F8">
          <w:rPr>
            <w:rStyle w:val="Hyperlink"/>
            <w:noProof/>
          </w:rPr>
          <w:t>Table 4 Selected Features for research</w:t>
        </w:r>
        <w:r>
          <w:rPr>
            <w:noProof/>
            <w:webHidden/>
          </w:rPr>
          <w:tab/>
        </w:r>
        <w:r>
          <w:rPr>
            <w:noProof/>
            <w:webHidden/>
          </w:rPr>
          <w:fldChar w:fldCharType="begin"/>
        </w:r>
        <w:r>
          <w:rPr>
            <w:noProof/>
            <w:webHidden/>
          </w:rPr>
          <w:instrText xml:space="preserve"> PAGEREF _Toc76680294 \h </w:instrText>
        </w:r>
        <w:r>
          <w:rPr>
            <w:noProof/>
            <w:webHidden/>
          </w:rPr>
        </w:r>
        <w:r>
          <w:rPr>
            <w:noProof/>
            <w:webHidden/>
          </w:rPr>
          <w:fldChar w:fldCharType="separate"/>
        </w:r>
        <w:r>
          <w:rPr>
            <w:noProof/>
            <w:webHidden/>
          </w:rPr>
          <w:t>9</w:t>
        </w:r>
        <w:r>
          <w:rPr>
            <w:noProof/>
            <w:webHidden/>
          </w:rPr>
          <w:fldChar w:fldCharType="end"/>
        </w:r>
      </w:hyperlink>
    </w:p>
    <w:p w14:paraId="719C4D79" w14:textId="602FC156" w:rsidR="00B1559E" w:rsidRDefault="00F44C74" w:rsidP="00B1559E">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14550A14" w14:textId="77777777" w:rsidR="00B1559E" w:rsidRDefault="00B1559E" w:rsidP="00B1559E">
      <w:pPr>
        <w:rPr>
          <w:rFonts w:asciiTheme="majorHAnsi" w:eastAsiaTheme="majorEastAsia" w:hAnsiTheme="majorHAnsi" w:cstheme="majorBidi"/>
          <w:color w:val="2F5496" w:themeColor="accent1" w:themeShade="BF"/>
          <w:sz w:val="32"/>
          <w:szCs w:val="32"/>
        </w:rPr>
      </w:pPr>
    </w:p>
    <w:p w14:paraId="0B761114" w14:textId="5C68E844" w:rsidR="00AF0C17" w:rsidRPr="00AF0C17" w:rsidRDefault="00AF0C17" w:rsidP="00AF0C17"/>
    <w:sectPr w:rsidR="00AF0C17" w:rsidRPr="00AF0C17" w:rsidSect="000372F1">
      <w:headerReference w:type="default" r:id="rId68"/>
      <w:footerReference w:type="default" r:id="rId69"/>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AMANOORU, MOHANA (Student)" w:date="2021-06-26T14:30:00Z" w:initials="KM(">
    <w:p w14:paraId="4C126561" w14:textId="77777777" w:rsidR="009D2587" w:rsidRPr="009516E1" w:rsidRDefault="009D2587" w:rsidP="00E36A60">
      <w:pPr>
        <w:pStyle w:val="ListParagraph"/>
        <w:numPr>
          <w:ilvl w:val="0"/>
          <w:numId w:val="3"/>
        </w:numPr>
        <w:rPr>
          <w:highlight w:val="lightGray"/>
        </w:rPr>
      </w:pPr>
      <w:r>
        <w:rPr>
          <w:rStyle w:val="CommentReference"/>
        </w:rPr>
        <w:annotationRef/>
      </w:r>
      <w:r w:rsidRPr="009516E1">
        <w:rPr>
          <w:highlight w:val="lightGray"/>
        </w:rPr>
        <w:t>What is life expectancy?</w:t>
      </w:r>
    </w:p>
    <w:p w14:paraId="3902CFD2" w14:textId="78C8096F" w:rsidR="009D2587" w:rsidRDefault="009D2587">
      <w:pPr>
        <w:pStyle w:val="CommentText"/>
      </w:pPr>
    </w:p>
  </w:comment>
  <w:comment w:id="4" w:author="KAMANOORU, MOHANA (Student)" w:date="2021-06-26T14:31:00Z" w:initials="KM(">
    <w:p w14:paraId="183CCDB7" w14:textId="77777777" w:rsidR="009D2587" w:rsidRPr="009516E1" w:rsidRDefault="009D2587" w:rsidP="00E36A60">
      <w:pPr>
        <w:pStyle w:val="ListParagraph"/>
        <w:numPr>
          <w:ilvl w:val="0"/>
          <w:numId w:val="3"/>
        </w:numPr>
        <w:jc w:val="both"/>
        <w:rPr>
          <w:highlight w:val="lightGray"/>
        </w:rPr>
      </w:pPr>
      <w:r>
        <w:rPr>
          <w:rStyle w:val="CommentReference"/>
        </w:rPr>
        <w:annotationRef/>
      </w:r>
      <w:r w:rsidRPr="009516E1">
        <w:rPr>
          <w:highlight w:val="lightGray"/>
        </w:rPr>
        <w:t xml:space="preserve">How is </w:t>
      </w:r>
      <w:r>
        <w:rPr>
          <w:highlight w:val="lightGray"/>
        </w:rPr>
        <w:t>LE</w:t>
      </w:r>
      <w:r w:rsidRPr="009516E1">
        <w:rPr>
          <w:highlight w:val="lightGray"/>
        </w:rPr>
        <w:t xml:space="preserve"> changing?</w:t>
      </w:r>
    </w:p>
    <w:p w14:paraId="208EA845" w14:textId="6FAC96EE" w:rsidR="009D2587" w:rsidRDefault="009D2587">
      <w:pPr>
        <w:pStyle w:val="CommentText"/>
      </w:pPr>
    </w:p>
  </w:comment>
  <w:comment w:id="5" w:author="KAMANOORU, MOHANA (Student)" w:date="2021-06-26T14:31:00Z" w:initials="KM(">
    <w:p w14:paraId="0C1B321F" w14:textId="77777777" w:rsidR="009D2587" w:rsidRPr="009516E1" w:rsidRDefault="009D2587" w:rsidP="00E36A60">
      <w:pPr>
        <w:pStyle w:val="ListParagraph"/>
        <w:numPr>
          <w:ilvl w:val="0"/>
          <w:numId w:val="3"/>
        </w:numPr>
        <w:jc w:val="both"/>
        <w:rPr>
          <w:highlight w:val="lightGray"/>
        </w:rPr>
      </w:pPr>
      <w:r>
        <w:rPr>
          <w:rStyle w:val="CommentReference"/>
        </w:rPr>
        <w:annotationRef/>
      </w:r>
      <w:r w:rsidRPr="009516E1">
        <w:rPr>
          <w:highlight w:val="lightGray"/>
        </w:rPr>
        <w:t>Why is LE crucial?</w:t>
      </w:r>
    </w:p>
    <w:p w14:paraId="0EAE9B60" w14:textId="0A5E9865" w:rsidR="009D2587" w:rsidRDefault="009D2587">
      <w:pPr>
        <w:pStyle w:val="CommentText"/>
      </w:pPr>
    </w:p>
  </w:comment>
  <w:comment w:id="6" w:author="KAMANOORU, MOHANA (Student)" w:date="2021-06-26T14:33:00Z" w:initials="KM(">
    <w:p w14:paraId="2CEEEB36" w14:textId="77777777" w:rsidR="00912F38" w:rsidRDefault="00912F38" w:rsidP="00912F38">
      <w:r>
        <w:rPr>
          <w:rStyle w:val="CommentReference"/>
        </w:rPr>
        <w:annotationRef/>
      </w:r>
      <w:r>
        <w:t xml:space="preserve">How can we improve LE , identify the factors that impact LE </w:t>
      </w:r>
    </w:p>
    <w:p w14:paraId="7ECCF0F5" w14:textId="77777777" w:rsidR="00912F38" w:rsidRDefault="00912F38">
      <w:pPr>
        <w:pStyle w:val="CommentText"/>
      </w:pPr>
    </w:p>
    <w:p w14:paraId="499D4B9E" w14:textId="77777777" w:rsidR="00912F38" w:rsidRDefault="00912F38">
      <w:pPr>
        <w:pStyle w:val="CommentText"/>
      </w:pPr>
    </w:p>
    <w:p w14:paraId="278CE33F" w14:textId="5E5F7810" w:rsidR="004B37E0" w:rsidRDefault="004B37E0">
      <w:pPr>
        <w:pStyle w:val="CommentText"/>
      </w:pPr>
    </w:p>
  </w:comment>
  <w:comment w:id="8" w:author="KAMANOORU, MOHANA (Student)" w:date="2021-06-28T12:48:00Z" w:initials="KM(">
    <w:p w14:paraId="356493F1" w14:textId="3DCAB6BD" w:rsidR="0039630A" w:rsidRDefault="0039630A">
      <w:pPr>
        <w:pStyle w:val="CommentText"/>
      </w:pPr>
      <w:r>
        <w:rPr>
          <w:rStyle w:val="CommentReference"/>
        </w:rPr>
        <w:annotationRef/>
      </w:r>
      <w:r>
        <w:t>What is my main intention of studying this topic</w:t>
      </w:r>
    </w:p>
  </w:comment>
  <w:comment w:id="69" w:author="KAMANOORU, MOHANA (Student)" w:date="2021-06-28T12:49:00Z" w:initials="KM(">
    <w:p w14:paraId="40C7C1DF" w14:textId="1906AFBB" w:rsidR="0039630A" w:rsidRDefault="0039630A">
      <w:pPr>
        <w:pStyle w:val="CommentText"/>
      </w:pPr>
      <w:r>
        <w:rPr>
          <w:rStyle w:val="CommentReference"/>
        </w:rPr>
        <w:annotationRef/>
      </w:r>
      <w:r>
        <w:t>Mention my main focus</w:t>
      </w:r>
      <w:r>
        <w:rPr>
          <w:rStyle w:val="CommentReference"/>
        </w:rPr>
        <w:annotationRef/>
      </w:r>
    </w:p>
    <w:p w14:paraId="30904AE9" w14:textId="15B71A8E" w:rsidR="0039630A" w:rsidRDefault="0039630A">
      <w:pPr>
        <w:pStyle w:val="CommentText"/>
      </w:pPr>
    </w:p>
    <w:p w14:paraId="2C8289E9" w14:textId="6D14E54C" w:rsidR="0039630A" w:rsidRDefault="0039630A" w:rsidP="00E36A60">
      <w:pPr>
        <w:pStyle w:val="CommentText"/>
        <w:numPr>
          <w:ilvl w:val="0"/>
          <w:numId w:val="4"/>
        </w:numPr>
      </w:pPr>
      <w:r>
        <w:t>Protien consumption</w:t>
      </w:r>
    </w:p>
    <w:p w14:paraId="55AD84ED" w14:textId="7DF602FE" w:rsidR="0039630A" w:rsidRDefault="00C3403D" w:rsidP="00E36A60">
      <w:pPr>
        <w:pStyle w:val="CommentText"/>
        <w:numPr>
          <w:ilvl w:val="0"/>
          <w:numId w:val="4"/>
        </w:numPr>
      </w:pPr>
      <w:r>
        <w:t>Similarities in countries above 75r of LE</w:t>
      </w:r>
    </w:p>
    <w:p w14:paraId="61DDC2FB" w14:textId="44C50827" w:rsidR="00C3403D" w:rsidRDefault="00C3403D" w:rsidP="00E36A60">
      <w:pPr>
        <w:pStyle w:val="CommentText"/>
        <w:numPr>
          <w:ilvl w:val="0"/>
          <w:numId w:val="4"/>
        </w:numPr>
      </w:pPr>
      <w:r>
        <w:t>Correlation between immunisation, illness and higher longevity</w:t>
      </w:r>
    </w:p>
  </w:comment>
  <w:comment w:id="71" w:author="KAMANOORU, MOHANA (Student)" w:date="2021-06-28T13:55:00Z" w:initials="KM(">
    <w:p w14:paraId="01EBE2BC" w14:textId="05360280" w:rsidR="0044315C" w:rsidRDefault="0044315C">
      <w:pPr>
        <w:pStyle w:val="CommentText"/>
      </w:pPr>
      <w:r>
        <w:rPr>
          <w:rStyle w:val="CommentReference"/>
        </w:rPr>
        <w:annotationRef/>
      </w:r>
      <w:r>
        <w:t>LE how and why the measure started</w:t>
      </w:r>
    </w:p>
  </w:comment>
  <w:comment w:id="72" w:author="KAMANOORU, MOHANA (Student)" w:date="2021-06-28T14:16:00Z" w:initials="KM(">
    <w:p w14:paraId="78FEBB88" w14:textId="7F1821AC" w:rsidR="00F3189B" w:rsidRDefault="00F3189B">
      <w:pPr>
        <w:pStyle w:val="CommentText"/>
      </w:pPr>
      <w:r>
        <w:rPr>
          <w:rStyle w:val="CommentReference"/>
        </w:rPr>
        <w:annotationRef/>
      </w:r>
      <w:r w:rsidR="00CF06C7">
        <w:t>Influencing factors  and relevant studies</w:t>
      </w:r>
    </w:p>
  </w:comment>
  <w:comment w:id="73" w:author="KAMANOORU, MOHANA (Student)" w:date="2021-06-28T14:26:00Z" w:initials="KM(">
    <w:p w14:paraId="3AEEEA9C" w14:textId="77777777" w:rsidR="00C57A50" w:rsidRDefault="00C57A50">
      <w:r>
        <w:rPr>
          <w:rStyle w:val="eop"/>
        </w:rPr>
        <w:annotationRef/>
      </w:r>
      <w:r>
        <w:t xml:space="preserve">Impact factors – </w:t>
      </w:r>
    </w:p>
    <w:p w14:paraId="1B8F688E" w14:textId="1F919D62" w:rsidR="00C57A50" w:rsidRDefault="00C57A50" w:rsidP="00E36A60">
      <w:pPr>
        <w:numPr>
          <w:ilvl w:val="0"/>
          <w:numId w:val="5"/>
        </w:numPr>
      </w:pPr>
      <w:r>
        <w:t xml:space="preserve">Literacy </w:t>
      </w:r>
    </w:p>
    <w:p w14:paraId="79BE2D9A" w14:textId="7424592F" w:rsidR="00C57A50" w:rsidRDefault="00C57A50" w:rsidP="00E36A60">
      <w:pPr>
        <w:numPr>
          <w:ilvl w:val="0"/>
          <w:numId w:val="5"/>
        </w:numPr>
      </w:pPr>
      <w:r>
        <w:t>Population</w:t>
      </w:r>
    </w:p>
    <w:p w14:paraId="3569C02D" w14:textId="211B5C34" w:rsidR="00CE4201" w:rsidRDefault="00CE4201" w:rsidP="00E36A60">
      <w:pPr>
        <w:numPr>
          <w:ilvl w:val="0"/>
          <w:numId w:val="5"/>
        </w:numPr>
      </w:pPr>
      <w:r>
        <w:t>Per head income</w:t>
      </w:r>
    </w:p>
    <w:p w14:paraId="0D89C3D8" w14:textId="77777777" w:rsidR="00CE4201" w:rsidRDefault="00CE4201" w:rsidP="00CE4201"/>
    <w:p w14:paraId="4142FEE1" w14:textId="77777777" w:rsidR="00C57A50" w:rsidRDefault="00C57A50"/>
  </w:comment>
  <w:comment w:id="74" w:author="KAMANOORU, MOHANA (Student)" w:date="2021-06-28T14:39:00Z" w:initials="KM(">
    <w:p w14:paraId="224A869D" w14:textId="3A222B5A" w:rsidR="009505DF" w:rsidRDefault="009505DF">
      <w:pPr>
        <w:pStyle w:val="CommentText"/>
      </w:pPr>
      <w:r>
        <w:rPr>
          <w:rStyle w:val="CommentReference"/>
        </w:rPr>
        <w:annotationRef/>
      </w:r>
      <w:r>
        <w:t>Increasing LE</w:t>
      </w:r>
    </w:p>
    <w:p w14:paraId="2E793F19" w14:textId="3BE87226" w:rsidR="00B0780B" w:rsidRDefault="00B0780B">
      <w:pPr>
        <w:pStyle w:val="CommentText"/>
      </w:pPr>
      <w:r>
        <w:t>Demographic transition and its effects</w:t>
      </w:r>
    </w:p>
    <w:p w14:paraId="078DDDAC" w14:textId="77777777" w:rsidR="009505DF" w:rsidRDefault="009505DF">
      <w:pPr>
        <w:pStyle w:val="CommentText"/>
      </w:pPr>
    </w:p>
    <w:p w14:paraId="2462D0D1" w14:textId="79AAC562" w:rsidR="009505DF" w:rsidRDefault="009505DF">
      <w:pPr>
        <w:pStyle w:val="CommentText"/>
      </w:pPr>
      <w:r>
        <w:t>Impact factors</w:t>
      </w:r>
    </w:p>
    <w:p w14:paraId="64053464" w14:textId="2025687A" w:rsidR="009505DF" w:rsidRDefault="009505DF" w:rsidP="00E36A60">
      <w:pPr>
        <w:pStyle w:val="CommentText"/>
        <w:numPr>
          <w:ilvl w:val="0"/>
          <w:numId w:val="5"/>
        </w:numPr>
      </w:pPr>
      <w:r>
        <w:t>HIV</w:t>
      </w:r>
      <w:r w:rsidR="005F5F00">
        <w:t>/AIDS</w:t>
      </w:r>
    </w:p>
  </w:comment>
  <w:comment w:id="75" w:author="Mohana Kamanooru" w:date="2021-06-28T17:03:00Z" w:initials="MK">
    <w:p w14:paraId="19EB791D" w14:textId="77777777" w:rsidR="006E6630" w:rsidRDefault="006E6630">
      <w:pPr>
        <w:pStyle w:val="CommentText"/>
      </w:pPr>
      <w:r>
        <w:rPr>
          <w:rStyle w:val="CommentReference"/>
        </w:rPr>
        <w:annotationRef/>
      </w:r>
      <w:r>
        <w:t xml:space="preserve">Impact factor </w:t>
      </w:r>
    </w:p>
    <w:p w14:paraId="79BD059C" w14:textId="0E24194E" w:rsidR="006E6630" w:rsidRDefault="006E6630">
      <w:pPr>
        <w:pStyle w:val="CommentText"/>
      </w:pPr>
      <w:r>
        <w:t>Air pollution</w:t>
      </w:r>
    </w:p>
  </w:comment>
  <w:comment w:id="78" w:author="KAMANOORU, MOHANA (Student)" w:date="2021-06-28T15:59:00Z" w:initials="KM(">
    <w:p w14:paraId="36351A3A" w14:textId="110D908A" w:rsidR="002306D8" w:rsidRDefault="002306D8">
      <w:pPr>
        <w:pStyle w:val="CommentText"/>
      </w:pPr>
      <w:r>
        <w:rPr>
          <w:rStyle w:val="CommentReference"/>
        </w:rPr>
        <w:annotationRef/>
      </w:r>
      <w:r>
        <w:t>Impact factors</w:t>
      </w:r>
    </w:p>
    <w:p w14:paraId="1A5077C2" w14:textId="77777777" w:rsidR="002306D8" w:rsidRDefault="002306D8">
      <w:pPr>
        <w:pStyle w:val="CommentText"/>
      </w:pPr>
    </w:p>
    <w:p w14:paraId="33F8E224" w14:textId="6D3E6C48" w:rsidR="002306D8" w:rsidRDefault="002306D8">
      <w:pPr>
        <w:pStyle w:val="CommentText"/>
      </w:pPr>
      <w:r>
        <w:t>Diet</w:t>
      </w:r>
    </w:p>
    <w:p w14:paraId="556BD5D3" w14:textId="75B61A98" w:rsidR="002306D8" w:rsidRDefault="002306D8">
      <w:pPr>
        <w:pStyle w:val="CommentText"/>
      </w:pPr>
      <w:r>
        <w:t>Vaccination</w:t>
      </w:r>
    </w:p>
    <w:p w14:paraId="3D492C18" w14:textId="14DAC7BA" w:rsidR="002306D8" w:rsidRDefault="002306D8">
      <w:pPr>
        <w:pStyle w:val="CommentText"/>
      </w:pPr>
      <w:r>
        <w:t>Hygiene</w:t>
      </w:r>
    </w:p>
    <w:p w14:paraId="61654B38" w14:textId="3D550071" w:rsidR="002306D8" w:rsidRDefault="00AB1910">
      <w:pPr>
        <w:pStyle w:val="CommentText"/>
      </w:pPr>
      <w:r>
        <w:t>S</w:t>
      </w:r>
      <w:r w:rsidR="002306D8">
        <w:t>anitation</w:t>
      </w:r>
    </w:p>
    <w:p w14:paraId="6D7231F5" w14:textId="7A88F50D" w:rsidR="00AB1910" w:rsidRDefault="00AB1910">
      <w:pPr>
        <w:pStyle w:val="CommentText"/>
      </w:pPr>
      <w:r>
        <w:t>schooling</w:t>
      </w:r>
    </w:p>
  </w:comment>
  <w:comment w:id="79" w:author="KAMANOORU, MOHANA (Student)" w:date="2021-06-28T15:17:00Z" w:initials="KM(">
    <w:p w14:paraId="4325A356" w14:textId="155F9709" w:rsidR="00185250" w:rsidRDefault="00185250">
      <w:pPr>
        <w:pStyle w:val="CommentText"/>
      </w:pPr>
      <w:r>
        <w:rPr>
          <w:rStyle w:val="CommentReference"/>
        </w:rPr>
        <w:annotationRef/>
      </w:r>
      <w:r>
        <w:t xml:space="preserve">Mortality inequality </w:t>
      </w:r>
    </w:p>
  </w:comment>
  <w:comment w:id="80" w:author="KAMANOORU, MOHANA (Student)" w:date="2021-06-28T14:45:00Z" w:initials="KM(">
    <w:p w14:paraId="2840FADD" w14:textId="518BF179" w:rsidR="000F23BD" w:rsidRDefault="000F23BD">
      <w:pPr>
        <w:pStyle w:val="CommentText"/>
      </w:pPr>
      <w:r>
        <w:rPr>
          <w:rStyle w:val="CommentReference"/>
        </w:rPr>
        <w:annotationRef/>
      </w:r>
      <w:r>
        <w:t xml:space="preserve">Impact factors </w:t>
      </w:r>
    </w:p>
    <w:p w14:paraId="6C2CB714" w14:textId="77777777" w:rsidR="000F23BD" w:rsidRDefault="000F23BD">
      <w:pPr>
        <w:pStyle w:val="CommentText"/>
      </w:pPr>
    </w:p>
    <w:p w14:paraId="480AA96A" w14:textId="6D99C2F8" w:rsidR="000F23BD" w:rsidRDefault="000F23BD" w:rsidP="00E36A60">
      <w:pPr>
        <w:pStyle w:val="CommentText"/>
        <w:numPr>
          <w:ilvl w:val="0"/>
          <w:numId w:val="5"/>
        </w:numPr>
      </w:pPr>
      <w:r>
        <w:t>Nutrition</w:t>
      </w:r>
    </w:p>
    <w:p w14:paraId="7278F690" w14:textId="27F70491" w:rsidR="000F23BD" w:rsidRDefault="000F23BD" w:rsidP="00E36A60">
      <w:pPr>
        <w:pStyle w:val="CommentText"/>
        <w:numPr>
          <w:ilvl w:val="0"/>
          <w:numId w:val="5"/>
        </w:numPr>
      </w:pPr>
      <w:r>
        <w:t>Better housing</w:t>
      </w:r>
    </w:p>
    <w:p w14:paraId="590FBD4A" w14:textId="0C55C509" w:rsidR="000F23BD" w:rsidRDefault="000F23BD" w:rsidP="00E36A60">
      <w:pPr>
        <w:pStyle w:val="CommentText"/>
        <w:numPr>
          <w:ilvl w:val="0"/>
          <w:numId w:val="5"/>
        </w:numPr>
      </w:pPr>
      <w:r>
        <w:t>Better sanitation</w:t>
      </w:r>
    </w:p>
    <w:p w14:paraId="4BEE58BF" w14:textId="07D06046" w:rsidR="000F23BD" w:rsidRDefault="00783D80" w:rsidP="00E36A60">
      <w:pPr>
        <w:pStyle w:val="CommentText"/>
        <w:numPr>
          <w:ilvl w:val="0"/>
          <w:numId w:val="5"/>
        </w:numPr>
      </w:pPr>
      <w:r>
        <w:t xml:space="preserve"> Germ hypothesis ( communicable diseases)</w:t>
      </w:r>
    </w:p>
    <w:p w14:paraId="4B9F46EF" w14:textId="642EC66B" w:rsidR="00783D80" w:rsidRDefault="00783D80" w:rsidP="00E36A60">
      <w:pPr>
        <w:pStyle w:val="CommentText"/>
        <w:numPr>
          <w:ilvl w:val="0"/>
          <w:numId w:val="5"/>
        </w:numPr>
      </w:pPr>
      <w:r>
        <w:t>Health infrastructure</w:t>
      </w:r>
    </w:p>
    <w:p w14:paraId="17CEFDAB" w14:textId="3D15CBC3" w:rsidR="00CB1B43" w:rsidRDefault="00CB1B43" w:rsidP="00E36A60">
      <w:pPr>
        <w:pStyle w:val="CommentText"/>
        <w:numPr>
          <w:ilvl w:val="0"/>
          <w:numId w:val="5"/>
        </w:numPr>
      </w:pPr>
      <w:r>
        <w:t xml:space="preserve"> Smoking</w:t>
      </w:r>
    </w:p>
    <w:p w14:paraId="7FDE1842" w14:textId="04380F3F" w:rsidR="00CB1B43" w:rsidRDefault="00577C3A" w:rsidP="00E36A60">
      <w:pPr>
        <w:pStyle w:val="CommentText"/>
        <w:numPr>
          <w:ilvl w:val="0"/>
          <w:numId w:val="5"/>
        </w:numPr>
      </w:pPr>
      <w:r>
        <w:t>Scientific innovation / pharmaceuticals</w:t>
      </w:r>
    </w:p>
    <w:p w14:paraId="207FD5BC" w14:textId="08D5BBA7" w:rsidR="00964C18" w:rsidRDefault="00964C18" w:rsidP="00E36A60">
      <w:pPr>
        <w:pStyle w:val="CommentText"/>
        <w:numPr>
          <w:ilvl w:val="0"/>
          <w:numId w:val="5"/>
        </w:numPr>
      </w:pPr>
      <w:r>
        <w:t>Country’s Economy</w:t>
      </w:r>
      <w:r w:rsidR="005014C4">
        <w:t xml:space="preserve"> ( developing / developed)</w:t>
      </w:r>
    </w:p>
    <w:p w14:paraId="28828D26" w14:textId="7AD6AEAE" w:rsidR="00964C18" w:rsidRDefault="009E0EE8" w:rsidP="00E36A60">
      <w:pPr>
        <w:pStyle w:val="CommentText"/>
        <w:numPr>
          <w:ilvl w:val="0"/>
          <w:numId w:val="5"/>
        </w:numPr>
      </w:pPr>
      <w:r>
        <w:t xml:space="preserve">Availability of Medical </w:t>
      </w:r>
      <w:r w:rsidR="000C717A">
        <w:t>treatments</w:t>
      </w:r>
    </w:p>
  </w:comment>
  <w:comment w:id="81" w:author="Mohana Kamanooru" w:date="2021-06-28T22:17:00Z" w:initials="MK">
    <w:p w14:paraId="5F544B36" w14:textId="2F6C5F8F" w:rsidR="005A331F" w:rsidRDefault="005A331F">
      <w:pPr>
        <w:pStyle w:val="CommentText"/>
      </w:pPr>
      <w:r>
        <w:rPr>
          <w:rStyle w:val="CommentReference"/>
        </w:rPr>
        <w:annotationRef/>
      </w:r>
      <w:r>
        <w:t>Gender has no effect on LE</w:t>
      </w:r>
    </w:p>
  </w:comment>
  <w:comment w:id="82" w:author="Mohana Kamanooru" w:date="2021-06-28T22:17:00Z" w:initials="MK">
    <w:p w14:paraId="6B9AC7DD" w14:textId="75A0A67F" w:rsidR="005A331F" w:rsidRDefault="005A331F">
      <w:pPr>
        <w:pStyle w:val="CommentText"/>
      </w:pPr>
      <w:r>
        <w:rPr>
          <w:rStyle w:val="CommentReference"/>
        </w:rPr>
        <w:annotationRef/>
      </w:r>
      <w:r>
        <w:t xml:space="preserve">LE depends on genetic traits </w:t>
      </w:r>
    </w:p>
  </w:comment>
  <w:comment w:id="83" w:author="Mohana Kamanooru" w:date="2021-06-28T22:18:00Z" w:initials="MK">
    <w:p w14:paraId="5EAD6ED2" w14:textId="67482ABC" w:rsidR="005D7236" w:rsidRDefault="005D7236">
      <w:pPr>
        <w:pStyle w:val="CommentText"/>
      </w:pPr>
      <w:r>
        <w:rPr>
          <w:rStyle w:val="CommentReference"/>
        </w:rPr>
        <w:annotationRef/>
      </w:r>
      <w:r>
        <w:t xml:space="preserve">Longer life span is hereditary </w:t>
      </w:r>
      <w:r w:rsidR="001E2F51">
        <w:t xml:space="preserve">and depends on genes </w:t>
      </w:r>
    </w:p>
  </w:comment>
  <w:comment w:id="84" w:author="Mohana Kamanooru" w:date="2021-06-28T22:18:00Z" w:initials="MK">
    <w:p w14:paraId="569C64FB" w14:textId="32238AF6" w:rsidR="001E2F51" w:rsidRDefault="001E2F51">
      <w:pPr>
        <w:pStyle w:val="CommentText"/>
      </w:pPr>
      <w:r>
        <w:rPr>
          <w:rStyle w:val="CommentReference"/>
        </w:rPr>
        <w:annotationRef/>
      </w:r>
      <w:r>
        <w:t xml:space="preserve">LE is </w:t>
      </w:r>
      <w:r w:rsidR="007B7A50">
        <w:t>significantly improving in all countries but is not infinite</w:t>
      </w:r>
    </w:p>
  </w:comment>
  <w:comment w:id="85" w:author="Mohana Kamanooru" w:date="2021-06-28T22:19:00Z" w:initials="MK">
    <w:p w14:paraId="10F4A4A2" w14:textId="77777777" w:rsidR="007B7A50" w:rsidRDefault="007B7A50">
      <w:pPr>
        <w:pStyle w:val="CommentText"/>
      </w:pPr>
      <w:r>
        <w:rPr>
          <w:rStyle w:val="CommentReference"/>
        </w:rPr>
        <w:annotationRef/>
      </w:r>
      <w:r>
        <w:t xml:space="preserve">Human resilience , ability to recover withdraws and many factors impact LE </w:t>
      </w:r>
    </w:p>
    <w:p w14:paraId="2621D5DC" w14:textId="1A507AED" w:rsidR="007B7A50" w:rsidRDefault="007B7A50" w:rsidP="00E36A60">
      <w:pPr>
        <w:pStyle w:val="CommentText"/>
        <w:numPr>
          <w:ilvl w:val="0"/>
          <w:numId w:val="6"/>
        </w:numPr>
      </w:pPr>
      <w:r>
        <w:t>Genes</w:t>
      </w:r>
    </w:p>
    <w:p w14:paraId="088FD466" w14:textId="3183E34D" w:rsidR="007B7A50" w:rsidRDefault="007B7A50" w:rsidP="00E36A60">
      <w:pPr>
        <w:pStyle w:val="CommentText"/>
        <w:numPr>
          <w:ilvl w:val="0"/>
          <w:numId w:val="6"/>
        </w:numPr>
      </w:pPr>
      <w:r>
        <w:t>Environment</w:t>
      </w:r>
    </w:p>
    <w:p w14:paraId="7417FAFF" w14:textId="785BE466" w:rsidR="007B7A50" w:rsidRDefault="007B7A50" w:rsidP="00E36A60">
      <w:pPr>
        <w:pStyle w:val="CommentText"/>
        <w:numPr>
          <w:ilvl w:val="0"/>
          <w:numId w:val="6"/>
        </w:numPr>
      </w:pPr>
      <w:r>
        <w:t>Resilience</w:t>
      </w:r>
    </w:p>
    <w:p w14:paraId="1896C534" w14:textId="63D21976" w:rsidR="007B7A50" w:rsidRDefault="007B7A50" w:rsidP="00E36A60">
      <w:pPr>
        <w:pStyle w:val="CommentText"/>
        <w:numPr>
          <w:ilvl w:val="0"/>
          <w:numId w:val="6"/>
        </w:numPr>
      </w:pPr>
      <w:r>
        <w:t>Unknown unkowns of science</w:t>
      </w:r>
    </w:p>
  </w:comment>
  <w:comment w:id="162" w:author="Mohana Kamanooru" w:date="2021-06-28T23:31:00Z" w:initials="MK">
    <w:p w14:paraId="2CB7E09A" w14:textId="77777777" w:rsidR="00677F12" w:rsidRDefault="00677F12">
      <w:pPr>
        <w:pStyle w:val="CommentText"/>
      </w:pPr>
      <w:r>
        <w:rPr>
          <w:rStyle w:val="CommentReference"/>
        </w:rPr>
        <w:annotationRef/>
      </w:r>
      <w:r>
        <w:t xml:space="preserve">Identified features </w:t>
      </w:r>
    </w:p>
    <w:p w14:paraId="47EB97CA" w14:textId="77777777" w:rsidR="00677F12" w:rsidRDefault="00677F12">
      <w:pPr>
        <w:pStyle w:val="CommentText"/>
      </w:pPr>
    </w:p>
    <w:p w14:paraId="3A6A522F" w14:textId="77777777" w:rsidR="00677F12" w:rsidRDefault="00677F12" w:rsidP="00E36A60">
      <w:pPr>
        <w:pStyle w:val="CommentText"/>
        <w:numPr>
          <w:ilvl w:val="0"/>
          <w:numId w:val="7"/>
        </w:numPr>
      </w:pPr>
      <w:r>
        <w:t xml:space="preserve"> Country Group</w:t>
      </w:r>
    </w:p>
    <w:p w14:paraId="450145CE" w14:textId="77777777" w:rsidR="000A4EC2" w:rsidRDefault="00E10512" w:rsidP="00E36A60">
      <w:pPr>
        <w:pStyle w:val="CommentText"/>
        <w:numPr>
          <w:ilvl w:val="1"/>
          <w:numId w:val="7"/>
        </w:numPr>
      </w:pPr>
      <w:r>
        <w:t>Country</w:t>
      </w:r>
    </w:p>
    <w:p w14:paraId="0BC727EA" w14:textId="77777777" w:rsidR="00E10512" w:rsidRDefault="00E10512" w:rsidP="00E36A60">
      <w:pPr>
        <w:pStyle w:val="CommentText"/>
        <w:numPr>
          <w:ilvl w:val="1"/>
          <w:numId w:val="7"/>
        </w:numPr>
      </w:pPr>
      <w:r>
        <w:t>Population</w:t>
      </w:r>
    </w:p>
    <w:p w14:paraId="6A450E18" w14:textId="77777777" w:rsidR="00E10512" w:rsidRDefault="00E10512" w:rsidP="00E36A60">
      <w:pPr>
        <w:pStyle w:val="CommentText"/>
        <w:numPr>
          <w:ilvl w:val="1"/>
          <w:numId w:val="7"/>
        </w:numPr>
      </w:pPr>
      <w:r>
        <w:t>GDP</w:t>
      </w:r>
    </w:p>
    <w:p w14:paraId="381D5C57" w14:textId="77777777" w:rsidR="00E10512" w:rsidRDefault="00E10512" w:rsidP="00E36A60">
      <w:pPr>
        <w:pStyle w:val="CommentText"/>
        <w:numPr>
          <w:ilvl w:val="1"/>
          <w:numId w:val="7"/>
        </w:numPr>
      </w:pPr>
      <w:r>
        <w:t>Literacy Rate</w:t>
      </w:r>
    </w:p>
    <w:p w14:paraId="43F9D9D8" w14:textId="77777777" w:rsidR="00E10512" w:rsidRDefault="00E10512" w:rsidP="00E36A60">
      <w:pPr>
        <w:pStyle w:val="CommentText"/>
        <w:numPr>
          <w:ilvl w:val="1"/>
          <w:numId w:val="7"/>
        </w:numPr>
      </w:pPr>
      <w:r>
        <w:t>Schooling</w:t>
      </w:r>
    </w:p>
    <w:p w14:paraId="31FE6B46" w14:textId="77777777" w:rsidR="00E10512" w:rsidRDefault="00E10512" w:rsidP="00E36A60">
      <w:pPr>
        <w:pStyle w:val="CommentText"/>
        <w:numPr>
          <w:ilvl w:val="1"/>
          <w:numId w:val="7"/>
        </w:numPr>
      </w:pPr>
      <w:r>
        <w:t>Develo</w:t>
      </w:r>
      <w:r w:rsidR="00AF483F">
        <w:t>pment Status</w:t>
      </w:r>
    </w:p>
    <w:p w14:paraId="7D794C4F" w14:textId="77777777" w:rsidR="00AF483F" w:rsidRDefault="00AF483F" w:rsidP="00E36A60">
      <w:pPr>
        <w:pStyle w:val="CommentText"/>
        <w:numPr>
          <w:ilvl w:val="1"/>
          <w:numId w:val="7"/>
        </w:numPr>
      </w:pPr>
      <w:r>
        <w:t>Housing</w:t>
      </w:r>
    </w:p>
    <w:p w14:paraId="1F3DCC49" w14:textId="0829D8FE" w:rsidR="00AF483F" w:rsidRDefault="00AF483F" w:rsidP="00E36A60">
      <w:pPr>
        <w:pStyle w:val="CommentText"/>
        <w:numPr>
          <w:ilvl w:val="1"/>
          <w:numId w:val="7"/>
        </w:numPr>
      </w:pPr>
      <w:r>
        <w:t>Household Income</w:t>
      </w:r>
    </w:p>
  </w:comment>
  <w:comment w:id="163" w:author="Mohana Kamanooru" w:date="2021-06-28T23:58:00Z" w:initials="MK">
    <w:p w14:paraId="6242E2CE" w14:textId="77777777" w:rsidR="000A4EC2" w:rsidRDefault="000A4EC2" w:rsidP="00E36A60">
      <w:pPr>
        <w:pStyle w:val="CommentText"/>
        <w:numPr>
          <w:ilvl w:val="0"/>
          <w:numId w:val="7"/>
        </w:numPr>
      </w:pPr>
      <w:r>
        <w:rPr>
          <w:rStyle w:val="CommentReference"/>
        </w:rPr>
        <w:annotationRef/>
      </w:r>
      <w:r>
        <w:t>Health Group</w:t>
      </w:r>
    </w:p>
    <w:p w14:paraId="1D04AE56" w14:textId="77777777" w:rsidR="00EA767A" w:rsidRDefault="00EA767A" w:rsidP="00E36A60">
      <w:pPr>
        <w:pStyle w:val="CommentText"/>
        <w:numPr>
          <w:ilvl w:val="1"/>
          <w:numId w:val="7"/>
        </w:numPr>
      </w:pPr>
      <w:r>
        <w:t>Genes / DNA information</w:t>
      </w:r>
    </w:p>
    <w:p w14:paraId="5AF09B29" w14:textId="721EAB54" w:rsidR="00EA767A" w:rsidRDefault="00EA767A" w:rsidP="00E36A60">
      <w:pPr>
        <w:pStyle w:val="CommentText"/>
        <w:numPr>
          <w:ilvl w:val="1"/>
          <w:numId w:val="7"/>
        </w:numPr>
      </w:pPr>
      <w:r>
        <w:t>Hygiene</w:t>
      </w:r>
    </w:p>
    <w:p w14:paraId="1F2195A8" w14:textId="7FF75915" w:rsidR="00EA767A" w:rsidRDefault="00784D95" w:rsidP="00E36A60">
      <w:pPr>
        <w:pStyle w:val="CommentText"/>
        <w:numPr>
          <w:ilvl w:val="1"/>
          <w:numId w:val="7"/>
        </w:numPr>
      </w:pPr>
      <w:r>
        <w:t>Sanitation</w:t>
      </w:r>
    </w:p>
    <w:p w14:paraId="3345B7F6" w14:textId="1C2F3A95" w:rsidR="00784D95" w:rsidRDefault="00784D95" w:rsidP="00E36A60">
      <w:pPr>
        <w:pStyle w:val="CommentText"/>
        <w:numPr>
          <w:ilvl w:val="1"/>
          <w:numId w:val="7"/>
        </w:numPr>
      </w:pPr>
      <w:r>
        <w:t>Immunisation</w:t>
      </w:r>
    </w:p>
    <w:p w14:paraId="699FA351" w14:textId="77777777" w:rsidR="00784D95" w:rsidRDefault="00784D95" w:rsidP="00E36A60">
      <w:pPr>
        <w:pStyle w:val="CommentText"/>
        <w:numPr>
          <w:ilvl w:val="1"/>
          <w:numId w:val="7"/>
        </w:numPr>
      </w:pPr>
      <w:r>
        <w:t>Air pollution</w:t>
      </w:r>
    </w:p>
    <w:p w14:paraId="5DEB7539" w14:textId="77777777" w:rsidR="00784D95" w:rsidRDefault="00784D95" w:rsidP="00E36A60">
      <w:pPr>
        <w:pStyle w:val="CommentText"/>
        <w:numPr>
          <w:ilvl w:val="1"/>
          <w:numId w:val="7"/>
        </w:numPr>
      </w:pPr>
      <w:r>
        <w:t>Medical expenditure</w:t>
      </w:r>
    </w:p>
    <w:p w14:paraId="4719319A" w14:textId="77777777" w:rsidR="00784D95" w:rsidRDefault="00784D95" w:rsidP="00E36A60">
      <w:pPr>
        <w:pStyle w:val="CommentText"/>
        <w:numPr>
          <w:ilvl w:val="1"/>
          <w:numId w:val="7"/>
        </w:numPr>
      </w:pPr>
      <w:r>
        <w:t>Availability of medical help</w:t>
      </w:r>
    </w:p>
    <w:p w14:paraId="6F2B4D69" w14:textId="77777777" w:rsidR="00784D95" w:rsidRDefault="00F16814" w:rsidP="00E36A60">
      <w:pPr>
        <w:pStyle w:val="CommentText"/>
        <w:numPr>
          <w:ilvl w:val="1"/>
          <w:numId w:val="7"/>
        </w:numPr>
      </w:pPr>
      <w:r>
        <w:t>Communicable diseases</w:t>
      </w:r>
    </w:p>
    <w:p w14:paraId="42292985" w14:textId="77777777" w:rsidR="00F16814" w:rsidRDefault="00F16814" w:rsidP="00E36A60">
      <w:pPr>
        <w:pStyle w:val="CommentText"/>
        <w:numPr>
          <w:ilvl w:val="1"/>
          <w:numId w:val="7"/>
        </w:numPr>
      </w:pPr>
      <w:r>
        <w:t>Non communicable diseases</w:t>
      </w:r>
    </w:p>
    <w:p w14:paraId="2E62B7B4" w14:textId="4E34E808" w:rsidR="00F16814" w:rsidRDefault="00F16814" w:rsidP="00E36A60">
      <w:pPr>
        <w:pStyle w:val="CommentText"/>
        <w:numPr>
          <w:ilvl w:val="1"/>
          <w:numId w:val="7"/>
        </w:numPr>
      </w:pPr>
      <w:r>
        <w:t>Other major illness/diseases</w:t>
      </w:r>
    </w:p>
  </w:comment>
  <w:comment w:id="166" w:author="Mohana Kamanooru" w:date="2021-06-29T13:20:00Z" w:initials="MK">
    <w:p w14:paraId="2E11DEB7" w14:textId="77777777" w:rsidR="0043454F" w:rsidRDefault="0043454F">
      <w:pPr>
        <w:pStyle w:val="CommentText"/>
      </w:pPr>
      <w:r>
        <w:rPr>
          <w:rStyle w:val="CommentReference"/>
        </w:rPr>
        <w:annotationRef/>
      </w:r>
      <w:r>
        <w:t>Why are we collecting data?</w:t>
      </w:r>
    </w:p>
    <w:p w14:paraId="6FE9B008" w14:textId="77777777" w:rsidR="0043454F" w:rsidRDefault="0043454F">
      <w:pPr>
        <w:pStyle w:val="CommentText"/>
      </w:pPr>
    </w:p>
    <w:p w14:paraId="3DA681B1" w14:textId="1C4BCF1E" w:rsidR="0043454F" w:rsidRDefault="0043454F">
      <w:pPr>
        <w:pStyle w:val="CommentText"/>
      </w:pPr>
      <w:r>
        <w:t>What additional research am i doing compared to the past.</w:t>
      </w:r>
    </w:p>
  </w:comment>
  <w:comment w:id="167" w:author="Mohana Kamanooru" w:date="2021-06-29T13:20:00Z" w:initials="MK">
    <w:p w14:paraId="778A06E2" w14:textId="77777777" w:rsidR="0043454F" w:rsidRDefault="0043454F">
      <w:pPr>
        <w:pStyle w:val="CommentText"/>
      </w:pPr>
      <w:r>
        <w:rPr>
          <w:rStyle w:val="CommentReference"/>
        </w:rPr>
        <w:annotationRef/>
      </w:r>
      <w:r>
        <w:t>Where did I get the data from ?</w:t>
      </w:r>
    </w:p>
    <w:p w14:paraId="2D193B74" w14:textId="77777777" w:rsidR="0043454F" w:rsidRDefault="0043454F">
      <w:pPr>
        <w:pStyle w:val="CommentText"/>
      </w:pPr>
    </w:p>
    <w:p w14:paraId="424FE9E0" w14:textId="0ECC12C4" w:rsidR="0043454F" w:rsidRDefault="0043454F">
      <w:pPr>
        <w:pStyle w:val="CommentText"/>
      </w:pPr>
      <w:r>
        <w:t>Is it a</w:t>
      </w:r>
      <w:r w:rsidR="00330BCF">
        <w:t>n</w:t>
      </w:r>
      <w:r>
        <w:t xml:space="preserve"> open source and credi</w:t>
      </w:r>
      <w:r w:rsidR="00330BCF">
        <w:t>ble ?</w:t>
      </w:r>
    </w:p>
    <w:p w14:paraId="2355659A" w14:textId="1F5CB31C" w:rsidR="00330BCF" w:rsidRDefault="00330BCF">
      <w:pPr>
        <w:pStyle w:val="CommentText"/>
      </w:pPr>
    </w:p>
  </w:comment>
  <w:comment w:id="172" w:author="KAMANOORU, MOHANA (Student) [2]" w:date="2021-06-30T13:06:00Z" w:initials="KM(">
    <w:p w14:paraId="5DF6CC26" w14:textId="27CFB0ED" w:rsidR="00904283" w:rsidRDefault="00904283">
      <w:pPr>
        <w:pStyle w:val="CommentText"/>
      </w:pPr>
      <w:r>
        <w:rPr>
          <w:rStyle w:val="CommentReference"/>
        </w:rPr>
        <w:annotationRef/>
      </w:r>
      <w:r>
        <w:t>Explain why data until 2016 , why not 2021</w:t>
      </w:r>
    </w:p>
  </w:comment>
  <w:comment w:id="177" w:author="KAMANOORU, MOHANA (Student) [2]" w:date="2021-06-30T13:50:00Z" w:initials="KM(">
    <w:p w14:paraId="670AE6EB" w14:textId="0634CFA3" w:rsidR="005015D7" w:rsidRDefault="005015D7">
      <w:pPr>
        <w:pStyle w:val="CommentText"/>
      </w:pPr>
      <w:r>
        <w:rPr>
          <w:rStyle w:val="CommentReference"/>
        </w:rPr>
        <w:annotationRef/>
      </w:r>
      <w:r w:rsidR="004867AC">
        <w:t xml:space="preserve">My check points for data </w:t>
      </w:r>
      <w:r w:rsidR="00A8368F">
        <w:t>pre</w:t>
      </w:r>
      <w:r w:rsidR="00CA6B9F">
        <w:t>-</w:t>
      </w:r>
      <w:r w:rsidR="00A8368F">
        <w:t>processing</w:t>
      </w:r>
      <w:r>
        <w:t xml:space="preserve"> </w:t>
      </w:r>
    </w:p>
    <w:p w14:paraId="2E8148DB" w14:textId="77777777" w:rsidR="005015D7" w:rsidRDefault="005015D7">
      <w:pPr>
        <w:pStyle w:val="CommentText"/>
      </w:pPr>
    </w:p>
    <w:p w14:paraId="5E306468" w14:textId="77777777" w:rsidR="00253727" w:rsidRDefault="00253727" w:rsidP="00C9260F">
      <w:pPr>
        <w:pStyle w:val="ListParagraph"/>
        <w:numPr>
          <w:ilvl w:val="0"/>
          <w:numId w:val="12"/>
        </w:numPr>
      </w:pPr>
      <w:r>
        <w:t>Variable Types</w:t>
      </w:r>
    </w:p>
    <w:p w14:paraId="49E1EA23" w14:textId="697906CA" w:rsidR="00253727" w:rsidRDefault="00253727" w:rsidP="00C9260F">
      <w:pPr>
        <w:pStyle w:val="ListParagraph"/>
        <w:numPr>
          <w:ilvl w:val="0"/>
          <w:numId w:val="12"/>
        </w:numPr>
      </w:pPr>
      <w:r>
        <w:t xml:space="preserve"> Accuracy</w:t>
      </w:r>
    </w:p>
    <w:p w14:paraId="749DE4C8" w14:textId="005E3689" w:rsidR="00253727" w:rsidRDefault="00253727" w:rsidP="00C9260F">
      <w:pPr>
        <w:pStyle w:val="ListParagraph"/>
        <w:numPr>
          <w:ilvl w:val="0"/>
          <w:numId w:val="12"/>
        </w:numPr>
      </w:pPr>
      <w:r>
        <w:t xml:space="preserve"> Completeness</w:t>
      </w:r>
    </w:p>
    <w:p w14:paraId="648D55AF" w14:textId="0178D274" w:rsidR="00253727" w:rsidRDefault="00253727" w:rsidP="00C9260F">
      <w:pPr>
        <w:pStyle w:val="ListParagraph"/>
        <w:numPr>
          <w:ilvl w:val="0"/>
          <w:numId w:val="12"/>
        </w:numPr>
      </w:pPr>
      <w:r>
        <w:t>Consistency</w:t>
      </w:r>
    </w:p>
    <w:p w14:paraId="789B2C7B" w14:textId="5974E482" w:rsidR="00253727" w:rsidRDefault="00253727" w:rsidP="00C9260F">
      <w:pPr>
        <w:pStyle w:val="ListParagraph"/>
        <w:numPr>
          <w:ilvl w:val="0"/>
          <w:numId w:val="12"/>
        </w:numPr>
      </w:pPr>
      <w:r>
        <w:t>Timeliness</w:t>
      </w:r>
    </w:p>
    <w:p w14:paraId="1191E79D" w14:textId="335110F4" w:rsidR="00253727" w:rsidRDefault="00253727" w:rsidP="00C9260F">
      <w:pPr>
        <w:pStyle w:val="ListParagraph"/>
        <w:numPr>
          <w:ilvl w:val="0"/>
          <w:numId w:val="12"/>
        </w:numPr>
      </w:pPr>
      <w:r>
        <w:t>Belie</w:t>
      </w:r>
      <w:r w:rsidR="009172FF">
        <w:t>vability</w:t>
      </w:r>
    </w:p>
    <w:p w14:paraId="2AE981EC" w14:textId="0AF60492" w:rsidR="009172FF" w:rsidRDefault="009172FF" w:rsidP="00C9260F">
      <w:pPr>
        <w:pStyle w:val="ListParagraph"/>
        <w:numPr>
          <w:ilvl w:val="0"/>
          <w:numId w:val="12"/>
        </w:numPr>
      </w:pPr>
      <w:r>
        <w:t>Interpretability</w:t>
      </w:r>
    </w:p>
    <w:p w14:paraId="6D2F5F36" w14:textId="4E8C2991" w:rsidR="005015D7" w:rsidRDefault="005015D7" w:rsidP="005015D7">
      <w:pPr>
        <w:pStyle w:val="CommentText"/>
      </w:pPr>
    </w:p>
    <w:p w14:paraId="03150C6C" w14:textId="30D4C251" w:rsidR="005015D7" w:rsidRDefault="005015D7">
      <w:pPr>
        <w:pStyle w:val="CommentText"/>
      </w:pPr>
    </w:p>
  </w:comment>
  <w:comment w:id="178" w:author="Mohana Kamanooru" w:date="2021-06-30T14:31:00Z" w:initials="MK">
    <w:p w14:paraId="277D3A93" w14:textId="719B991A" w:rsidR="00444CEA" w:rsidRDefault="00444CEA" w:rsidP="00430B6D">
      <w:pPr>
        <w:pStyle w:val="CommentText"/>
        <w:numPr>
          <w:ilvl w:val="0"/>
          <w:numId w:val="13"/>
        </w:numPr>
      </w:pPr>
      <w:r>
        <w:rPr>
          <w:rStyle w:val="CommentReference"/>
        </w:rPr>
        <w:annotationRef/>
      </w:r>
      <w:r w:rsidR="002C0495">
        <w:t xml:space="preserve"> Changing datatypes</w:t>
      </w:r>
    </w:p>
    <w:p w14:paraId="72C48A64" w14:textId="2807C297" w:rsidR="003870B5" w:rsidRDefault="007A12FB" w:rsidP="00430B6D">
      <w:pPr>
        <w:pStyle w:val="CommentText"/>
        <w:numPr>
          <w:ilvl w:val="0"/>
          <w:numId w:val="13"/>
        </w:numPr>
      </w:pPr>
      <w:r>
        <w:t xml:space="preserve"> Dealing with missing values</w:t>
      </w:r>
    </w:p>
    <w:p w14:paraId="4BB4B75E" w14:textId="75610EAF" w:rsidR="00430B6D" w:rsidRDefault="00430B6D">
      <w:pPr>
        <w:pStyle w:val="CommentText"/>
      </w:pPr>
    </w:p>
  </w:comment>
  <w:comment w:id="179" w:author="KAMANOORU, MOHANA (Student) [2]" w:date="2021-06-30T15:03:00Z" w:initials="KM(">
    <w:p w14:paraId="048836C0" w14:textId="179AD1CE" w:rsidR="0062380A" w:rsidRDefault="0062380A">
      <w:pPr>
        <w:pStyle w:val="CommentText"/>
      </w:pPr>
      <w:r>
        <w:rPr>
          <w:rStyle w:val="CommentReference"/>
        </w:rPr>
        <w:annotationRef/>
      </w:r>
      <w:r w:rsidR="001E4691">
        <w:t>What did I do with missing values</w:t>
      </w:r>
      <w:r w:rsidR="003D0282">
        <w:t xml:space="preserve"> </w:t>
      </w:r>
      <w:r w:rsidR="001E4691">
        <w:t>?</w:t>
      </w:r>
    </w:p>
    <w:p w14:paraId="079C9133" w14:textId="77777777" w:rsidR="001E4691" w:rsidRDefault="001E4691">
      <w:pPr>
        <w:pStyle w:val="CommentText"/>
      </w:pPr>
    </w:p>
    <w:p w14:paraId="779CBF37" w14:textId="4150DF6A" w:rsidR="001E4691" w:rsidRDefault="001E4691" w:rsidP="001E4691">
      <w:pPr>
        <w:pStyle w:val="CommentText"/>
        <w:numPr>
          <w:ilvl w:val="0"/>
          <w:numId w:val="14"/>
        </w:numPr>
      </w:pPr>
      <w:r>
        <w:t xml:space="preserve"> More than 50% missing delete column </w:t>
      </w:r>
    </w:p>
    <w:p w14:paraId="5ABCA944" w14:textId="2DF0339E" w:rsidR="001E4691" w:rsidRDefault="001E4691" w:rsidP="001E4691">
      <w:pPr>
        <w:pStyle w:val="CommentText"/>
        <w:numPr>
          <w:ilvl w:val="0"/>
          <w:numId w:val="14"/>
        </w:numPr>
      </w:pPr>
      <w:r>
        <w:t xml:space="preserve"> Less than 10% missing delete the rows </w:t>
      </w:r>
    </w:p>
    <w:p w14:paraId="5F537AC8" w14:textId="7BE194F6" w:rsidR="001E4691" w:rsidRDefault="001E4691" w:rsidP="001E4691">
      <w:pPr>
        <w:pStyle w:val="CommentText"/>
        <w:numPr>
          <w:ilvl w:val="0"/>
          <w:numId w:val="14"/>
        </w:numPr>
      </w:pPr>
      <w:r>
        <w:t xml:space="preserve"> Less than 25% </w:t>
      </w:r>
      <w:r w:rsidR="00D44504">
        <w:t xml:space="preserve">replace </w:t>
      </w:r>
      <w:r w:rsidR="00977969">
        <w:t>imputation.</w:t>
      </w:r>
    </w:p>
  </w:comment>
  <w:comment w:id="181" w:author="Mohana Kamanooru" w:date="2021-07-03T13:19:00Z" w:initials="MK">
    <w:p w14:paraId="5F4028E6" w14:textId="77777777" w:rsidR="00487A7A" w:rsidRDefault="00CB13BF" w:rsidP="00487A7A">
      <w:pPr>
        <w:pStyle w:val="CommentText"/>
      </w:pPr>
      <w:r>
        <w:rPr>
          <w:rStyle w:val="CommentReference"/>
        </w:rPr>
        <w:annotationRef/>
      </w:r>
    </w:p>
    <w:p w14:paraId="20287222" w14:textId="23286426" w:rsidR="00487A7A" w:rsidRDefault="00487A7A" w:rsidP="00487A7A">
      <w:pPr>
        <w:pStyle w:val="CommentText"/>
      </w:pPr>
      <w:r>
        <w:t xml:space="preserve">My Check points in developing ML model </w:t>
      </w:r>
    </w:p>
    <w:p w14:paraId="7FA1FCD9" w14:textId="563FAE21" w:rsidR="00EA1CA6" w:rsidRDefault="00EF6094" w:rsidP="00D0689F">
      <w:pPr>
        <w:pStyle w:val="CommentText"/>
      </w:pPr>
      <w:r>
        <w:t xml:space="preserve"> </w:t>
      </w:r>
    </w:p>
    <w:p w14:paraId="07158F86" w14:textId="440BA4FC" w:rsidR="00EA1CA6" w:rsidRDefault="00EF6094" w:rsidP="00BB2BD9">
      <w:pPr>
        <w:pStyle w:val="CommentText"/>
        <w:numPr>
          <w:ilvl w:val="0"/>
          <w:numId w:val="18"/>
        </w:numPr>
      </w:pPr>
      <w:r>
        <w:t xml:space="preserve"> feature selection</w:t>
      </w:r>
    </w:p>
    <w:p w14:paraId="66CDBADA" w14:textId="0C22BE40" w:rsidR="0069037D" w:rsidRDefault="00EF6094" w:rsidP="0008674D">
      <w:pPr>
        <w:pStyle w:val="CommentText"/>
        <w:numPr>
          <w:ilvl w:val="0"/>
          <w:numId w:val="18"/>
        </w:numPr>
      </w:pPr>
      <w:r>
        <w:t xml:space="preserve"> </w:t>
      </w:r>
      <w:r w:rsidR="0069037D">
        <w:t>Data Encoding</w:t>
      </w:r>
    </w:p>
    <w:p w14:paraId="46902D2F" w14:textId="11310BC2" w:rsidR="0069037D" w:rsidRDefault="003E64CC" w:rsidP="00BB2BD9">
      <w:pPr>
        <w:pStyle w:val="CommentText"/>
        <w:numPr>
          <w:ilvl w:val="0"/>
          <w:numId w:val="18"/>
        </w:numPr>
      </w:pPr>
      <w:r>
        <w:t xml:space="preserve"> </w:t>
      </w:r>
      <w:r w:rsidR="0069037D">
        <w:t>Feature Scaling</w:t>
      </w:r>
    </w:p>
    <w:p w14:paraId="3249100B" w14:textId="37F9445F" w:rsidR="003E64CC" w:rsidRDefault="003E64CC" w:rsidP="00BB2BD9">
      <w:pPr>
        <w:pStyle w:val="CommentText"/>
        <w:numPr>
          <w:ilvl w:val="0"/>
          <w:numId w:val="18"/>
        </w:numPr>
      </w:pPr>
      <w:r>
        <w:t>dimensionality reduction</w:t>
      </w:r>
    </w:p>
    <w:p w14:paraId="6C84DE39" w14:textId="77777777" w:rsidR="00EA1CA6" w:rsidRDefault="00EF6094" w:rsidP="00BB2BD9">
      <w:pPr>
        <w:pStyle w:val="CommentText"/>
        <w:numPr>
          <w:ilvl w:val="0"/>
          <w:numId w:val="18"/>
        </w:numPr>
      </w:pPr>
      <w:r>
        <w:t xml:space="preserve"> algorithm selection </w:t>
      </w:r>
    </w:p>
    <w:p w14:paraId="4B7C3D38" w14:textId="77777777" w:rsidR="00D32794" w:rsidRDefault="00D32794" w:rsidP="00BB2BD9">
      <w:pPr>
        <w:pStyle w:val="CommentText"/>
        <w:numPr>
          <w:ilvl w:val="0"/>
          <w:numId w:val="18"/>
        </w:numPr>
      </w:pPr>
      <w:r>
        <w:t>Testing and training data split</w:t>
      </w:r>
    </w:p>
    <w:p w14:paraId="6AD900F4" w14:textId="639B3DB4" w:rsidR="00EA1CA6" w:rsidRDefault="00D32794" w:rsidP="00BB2BD9">
      <w:pPr>
        <w:pStyle w:val="CommentText"/>
        <w:numPr>
          <w:ilvl w:val="0"/>
          <w:numId w:val="18"/>
        </w:numPr>
      </w:pPr>
      <w:r>
        <w:t xml:space="preserve"> Handling Imbalanced data</w:t>
      </w:r>
      <w:r w:rsidR="00EF6094">
        <w:t xml:space="preserve"> </w:t>
      </w:r>
    </w:p>
    <w:p w14:paraId="2AE74B84" w14:textId="77777777" w:rsidR="00EA1CA6" w:rsidRDefault="00EA1CA6" w:rsidP="00BB2BD9">
      <w:pPr>
        <w:pStyle w:val="CommentText"/>
        <w:numPr>
          <w:ilvl w:val="0"/>
          <w:numId w:val="18"/>
        </w:numPr>
      </w:pPr>
      <w:r>
        <w:t xml:space="preserve"> </w:t>
      </w:r>
      <w:r w:rsidR="00EF6094">
        <w:t xml:space="preserve">training a model </w:t>
      </w:r>
    </w:p>
    <w:p w14:paraId="5518656F" w14:textId="77777777" w:rsidR="00EA1CA6" w:rsidRDefault="00EF6094" w:rsidP="00BB2BD9">
      <w:pPr>
        <w:pStyle w:val="CommentText"/>
        <w:numPr>
          <w:ilvl w:val="0"/>
          <w:numId w:val="18"/>
        </w:numPr>
      </w:pPr>
      <w:r>
        <w:t xml:space="preserve"> testing a model </w:t>
      </w:r>
    </w:p>
    <w:p w14:paraId="6EDE4AA9" w14:textId="77777777" w:rsidR="00EA1CA6" w:rsidRDefault="00EF6094" w:rsidP="00BB2BD9">
      <w:pPr>
        <w:pStyle w:val="CommentText"/>
        <w:numPr>
          <w:ilvl w:val="0"/>
          <w:numId w:val="18"/>
        </w:numPr>
      </w:pPr>
      <w:r>
        <w:t xml:space="preserve"> fine-tuning a model </w:t>
      </w:r>
    </w:p>
    <w:p w14:paraId="4CF8D786" w14:textId="0322F359" w:rsidR="00CB13BF" w:rsidRDefault="00EF6094" w:rsidP="00BB2BD9">
      <w:pPr>
        <w:pStyle w:val="CommentText"/>
        <w:numPr>
          <w:ilvl w:val="0"/>
          <w:numId w:val="18"/>
        </w:numPr>
      </w:pPr>
      <w:r>
        <w:t xml:space="preserve"> obtain metrics for the model</w:t>
      </w:r>
    </w:p>
  </w:comment>
  <w:comment w:id="182" w:author="Mohana Kamanooru" w:date="2021-07-03T14:16:00Z" w:initials="MK">
    <w:p w14:paraId="6E850FD9" w14:textId="290435DB" w:rsidR="009927F7" w:rsidRDefault="009927F7">
      <w:pPr>
        <w:pStyle w:val="CommentText"/>
      </w:pPr>
      <w:r>
        <w:rPr>
          <w:rStyle w:val="CommentReference"/>
        </w:rPr>
        <w:annotationRef/>
      </w:r>
      <w:r>
        <w:t xml:space="preserve">why I chose only 19 features from 27 </w:t>
      </w:r>
      <w:r w:rsidR="000F2D95">
        <w:t>features?</w:t>
      </w:r>
    </w:p>
  </w:comment>
  <w:comment w:id="184" w:author="Mohana Kamanooru" w:date="2021-07-03T14:15:00Z" w:initials="MK">
    <w:p w14:paraId="17233E5C" w14:textId="77777777" w:rsidR="00AC41BD" w:rsidRDefault="00AC41BD" w:rsidP="00AC41BD">
      <w:pPr>
        <w:pStyle w:val="CommentText"/>
      </w:pPr>
      <w:r>
        <w:rPr>
          <w:rStyle w:val="CommentReference"/>
        </w:rPr>
        <w:annotationRef/>
      </w:r>
      <w:r>
        <w:t>why I think PCA is not necessary? And feature scaling is necessary ?</w:t>
      </w:r>
    </w:p>
  </w:comment>
  <w:comment w:id="249" w:author="Mohana Kamanooru" w:date="2021-07-04T11:28:00Z" w:initials="MK">
    <w:p w14:paraId="3729E612" w14:textId="77777777" w:rsidR="003B5FDB" w:rsidRDefault="003B5FDB">
      <w:pPr>
        <w:pStyle w:val="CommentText"/>
      </w:pPr>
      <w:r>
        <w:rPr>
          <w:rStyle w:val="CommentReference"/>
        </w:rPr>
        <w:annotationRef/>
      </w:r>
      <w:r>
        <w:t>what is my objective?</w:t>
      </w:r>
    </w:p>
    <w:p w14:paraId="138B1776" w14:textId="77777777" w:rsidR="003B5FDB" w:rsidRDefault="003B5FDB">
      <w:pPr>
        <w:pStyle w:val="CommentText"/>
      </w:pPr>
    </w:p>
    <w:p w14:paraId="2D76E5D1" w14:textId="1F6B4E30" w:rsidR="003B5FDB" w:rsidRDefault="003B5FDB">
      <w:pPr>
        <w:pStyle w:val="CommentText"/>
      </w:pPr>
      <w:r>
        <w:t xml:space="preserve">What type of algorithms am applying and </w:t>
      </w:r>
      <w:r w:rsidR="00883178">
        <w:t>why?</w:t>
      </w:r>
    </w:p>
    <w:p w14:paraId="5CE5DE2B" w14:textId="77777777" w:rsidR="003B5FDB" w:rsidRDefault="003B5FDB">
      <w:pPr>
        <w:pStyle w:val="CommentText"/>
      </w:pPr>
    </w:p>
    <w:p w14:paraId="23348147" w14:textId="455B5C04" w:rsidR="003B5FDB" w:rsidRDefault="003B5FDB">
      <w:pPr>
        <w:pStyle w:val="CommentText"/>
      </w:pPr>
    </w:p>
  </w:comment>
  <w:comment w:id="250" w:author="Mohana Kamanooru" w:date="2021-07-07T22:15:00Z" w:initials="MK">
    <w:p w14:paraId="591F4665" w14:textId="11CE9D77" w:rsidR="00ED0543" w:rsidRDefault="00ED0543">
      <w:pPr>
        <w:pStyle w:val="CommentText"/>
        <w:rPr>
          <w:rStyle w:val="CommentReference"/>
        </w:rPr>
      </w:pPr>
      <w:r>
        <w:rPr>
          <w:rStyle w:val="CommentReference"/>
        </w:rPr>
        <w:annotationRef/>
      </w:r>
      <w:r w:rsidR="004D3754">
        <w:rPr>
          <w:rStyle w:val="CommentReference"/>
        </w:rPr>
        <w:t>Why LR is suitable and why did I choose this?</w:t>
      </w:r>
    </w:p>
    <w:p w14:paraId="678AC295" w14:textId="77777777" w:rsidR="004D3754" w:rsidRDefault="004D3754">
      <w:pPr>
        <w:pStyle w:val="CommentText"/>
        <w:rPr>
          <w:rStyle w:val="CommentReference"/>
        </w:rPr>
      </w:pPr>
    </w:p>
    <w:p w14:paraId="7AC54E6D" w14:textId="3E7B9142" w:rsidR="004D3754" w:rsidRDefault="00B841D3">
      <w:pPr>
        <w:pStyle w:val="CommentText"/>
      </w:pPr>
      <w:r>
        <w:rPr>
          <w:rStyle w:val="CommentReference"/>
        </w:rPr>
        <w:t xml:space="preserve">Why is the performance </w:t>
      </w:r>
      <w:r w:rsidR="004C56BD">
        <w:rPr>
          <w:rStyle w:val="CommentReference"/>
        </w:rPr>
        <w:t>not so good validate why?</w:t>
      </w:r>
    </w:p>
  </w:comment>
  <w:comment w:id="253" w:author="Mohana Kamanooru" w:date="2021-07-07T22:17:00Z" w:initials="MK">
    <w:p w14:paraId="5FCFBCEE" w14:textId="77777777" w:rsidR="005B2D0A" w:rsidRDefault="00B86E8E">
      <w:pPr>
        <w:pStyle w:val="CommentText"/>
        <w:rPr>
          <w:rStyle w:val="CommentReference"/>
        </w:rPr>
      </w:pPr>
      <w:r>
        <w:rPr>
          <w:rStyle w:val="CommentReference"/>
        </w:rPr>
        <w:annotationRef/>
      </w:r>
    </w:p>
    <w:p w14:paraId="01A269D6" w14:textId="77777777" w:rsidR="00B35EE0" w:rsidRDefault="00B86E8E">
      <w:pPr>
        <w:pStyle w:val="CommentText"/>
        <w:rPr>
          <w:rStyle w:val="CommentReference"/>
        </w:rPr>
      </w:pPr>
      <w:r>
        <w:rPr>
          <w:rStyle w:val="CommentReference"/>
        </w:rPr>
        <w:t>Why choose naïve Bayes,</w:t>
      </w:r>
    </w:p>
    <w:p w14:paraId="23787C5C" w14:textId="77777777" w:rsidR="00B35EE0" w:rsidRDefault="00B35EE0">
      <w:pPr>
        <w:pStyle w:val="CommentText"/>
        <w:rPr>
          <w:rStyle w:val="CommentReference"/>
        </w:rPr>
      </w:pPr>
    </w:p>
    <w:p w14:paraId="3992B422" w14:textId="77777777" w:rsidR="00B35EE0" w:rsidRDefault="00B35EE0">
      <w:pPr>
        <w:pStyle w:val="CommentText"/>
      </w:pPr>
      <w:r>
        <w:t xml:space="preserve">Two assumptions: </w:t>
      </w:r>
    </w:p>
    <w:p w14:paraId="6A2B00E0" w14:textId="77777777" w:rsidR="00B35EE0" w:rsidRDefault="00B35EE0">
      <w:pPr>
        <w:pStyle w:val="CommentText"/>
      </w:pPr>
      <w:r>
        <w:t xml:space="preserve">• Attributes are equally important </w:t>
      </w:r>
    </w:p>
    <w:p w14:paraId="7399A0C0" w14:textId="4C155A03" w:rsidR="00B35EE0" w:rsidRDefault="00B35EE0">
      <w:pPr>
        <w:pStyle w:val="CommentText"/>
      </w:pPr>
      <w:r>
        <w:t xml:space="preserve">• Attributes are statistically independent </w:t>
      </w:r>
    </w:p>
    <w:p w14:paraId="38CE10AC" w14:textId="77777777" w:rsidR="00B35EE0" w:rsidRDefault="00B35EE0">
      <w:pPr>
        <w:pStyle w:val="CommentText"/>
      </w:pPr>
    </w:p>
    <w:p w14:paraId="5BE13B56" w14:textId="77777777" w:rsidR="00B35EE0" w:rsidRDefault="00B35EE0">
      <w:pPr>
        <w:pStyle w:val="CommentText"/>
      </w:pPr>
    </w:p>
    <w:p w14:paraId="0F28EDAE" w14:textId="54625845" w:rsidR="005B2D0A" w:rsidRDefault="00B86E8E">
      <w:pPr>
        <w:pStyle w:val="CommentText"/>
        <w:rPr>
          <w:rStyle w:val="CommentReference"/>
        </w:rPr>
      </w:pPr>
      <w:r>
        <w:rPr>
          <w:rStyle w:val="CommentReference"/>
        </w:rPr>
        <w:t xml:space="preserve"> diff between Bernoulli and Gaussian</w:t>
      </w:r>
      <w:r w:rsidR="005B2D0A">
        <w:rPr>
          <w:rStyle w:val="CommentReference"/>
        </w:rPr>
        <w:t>?</w:t>
      </w:r>
    </w:p>
    <w:p w14:paraId="2D8DB426" w14:textId="77777777" w:rsidR="005B2D0A" w:rsidRDefault="005B2D0A">
      <w:pPr>
        <w:pStyle w:val="CommentText"/>
        <w:rPr>
          <w:rStyle w:val="CommentReference"/>
        </w:rPr>
      </w:pPr>
    </w:p>
    <w:p w14:paraId="5A524733" w14:textId="19E3679B" w:rsidR="00B86E8E" w:rsidRDefault="00B86E8E">
      <w:pPr>
        <w:pStyle w:val="CommentText"/>
        <w:rPr>
          <w:rStyle w:val="CommentReference"/>
        </w:rPr>
      </w:pPr>
      <w:r>
        <w:rPr>
          <w:rStyle w:val="CommentReference"/>
        </w:rPr>
        <w:t xml:space="preserve">why I prefer only </w:t>
      </w:r>
      <w:r w:rsidR="009C6ED3">
        <w:rPr>
          <w:rStyle w:val="CommentReference"/>
        </w:rPr>
        <w:t>Gaussian?</w:t>
      </w:r>
    </w:p>
    <w:p w14:paraId="220B415E" w14:textId="77777777" w:rsidR="005B2D0A" w:rsidRDefault="005B2D0A">
      <w:pPr>
        <w:pStyle w:val="CommentText"/>
        <w:rPr>
          <w:rStyle w:val="CommentReference"/>
        </w:rPr>
      </w:pPr>
    </w:p>
    <w:p w14:paraId="5A14C1FA" w14:textId="77777777" w:rsidR="0084601D" w:rsidRDefault="005B2D0A">
      <w:pPr>
        <w:pStyle w:val="CommentText"/>
        <w:rPr>
          <w:rStyle w:val="CommentReference"/>
        </w:rPr>
      </w:pPr>
      <w:r>
        <w:rPr>
          <w:rStyle w:val="CommentReference"/>
        </w:rPr>
        <w:t xml:space="preserve">why is Bernoulli less or not suitable for </w:t>
      </w:r>
      <w:r w:rsidR="0084601D">
        <w:rPr>
          <w:rStyle w:val="CommentReference"/>
        </w:rPr>
        <w:t>current dataset</w:t>
      </w:r>
      <w:r w:rsidR="009C6ED3">
        <w:rPr>
          <w:rStyle w:val="CommentReference"/>
        </w:rPr>
        <w:t>?</w:t>
      </w:r>
    </w:p>
    <w:p w14:paraId="15D9D3C5" w14:textId="31350530" w:rsidR="009C6ED3" w:rsidRPr="009C6ED3" w:rsidRDefault="009C6ED3">
      <w:pPr>
        <w:pStyle w:val="CommentText"/>
        <w:rPr>
          <w:sz w:val="16"/>
          <w:szCs w:val="16"/>
        </w:rPr>
      </w:pPr>
    </w:p>
  </w:comment>
  <w:comment w:id="259" w:author="Mohana Kamanooru" w:date="2021-07-07T23:53:00Z" w:initials="MK">
    <w:p w14:paraId="1A70BC86" w14:textId="77777777" w:rsidR="00BD6B32" w:rsidRDefault="00BD6B32">
      <w:pPr>
        <w:pStyle w:val="CommentText"/>
      </w:pPr>
      <w:r>
        <w:rPr>
          <w:rStyle w:val="CommentReference"/>
        </w:rPr>
        <w:annotationRef/>
      </w:r>
    </w:p>
    <w:p w14:paraId="2F7FC9E0" w14:textId="77777777" w:rsidR="00BD6B32" w:rsidRDefault="00BD6B32" w:rsidP="00BD6B32">
      <w:pPr>
        <w:pStyle w:val="CommentText"/>
      </w:pPr>
      <w:r>
        <w:t>Adv:</w:t>
      </w:r>
    </w:p>
    <w:p w14:paraId="399DEF65" w14:textId="1DB7E142" w:rsidR="00BD6B32" w:rsidRDefault="00BD6B32" w:rsidP="00BD6B32">
      <w:pPr>
        <w:pStyle w:val="CommentText"/>
        <w:numPr>
          <w:ilvl w:val="0"/>
          <w:numId w:val="22"/>
        </w:numPr>
      </w:pPr>
      <w:r>
        <w:t xml:space="preserve">High </w:t>
      </w:r>
      <w:r w:rsidR="00491080">
        <w:t>dimensionality</w:t>
      </w:r>
      <w:r>
        <w:t xml:space="preserve"> </w:t>
      </w:r>
    </w:p>
    <w:p w14:paraId="08883E80" w14:textId="77777777" w:rsidR="00BD6B32" w:rsidRDefault="00BD6B32" w:rsidP="00BD6B32">
      <w:pPr>
        <w:pStyle w:val="CommentText"/>
        <w:numPr>
          <w:ilvl w:val="0"/>
          <w:numId w:val="22"/>
        </w:numPr>
      </w:pPr>
      <w:r>
        <w:t>Memory efficient</w:t>
      </w:r>
    </w:p>
    <w:p w14:paraId="1915C937" w14:textId="5CDC8019" w:rsidR="00BD6B32" w:rsidRDefault="00491080" w:rsidP="00BD6B32">
      <w:pPr>
        <w:pStyle w:val="CommentText"/>
        <w:numPr>
          <w:ilvl w:val="0"/>
          <w:numId w:val="22"/>
        </w:numPr>
      </w:pPr>
      <w:r>
        <w:t xml:space="preserve">Versatility </w:t>
      </w:r>
    </w:p>
  </w:comment>
  <w:comment w:id="266" w:author="Mohana Kamanooru" w:date="2021-07-08T01:22:00Z" w:initials="MK">
    <w:p w14:paraId="7F14FC0C" w14:textId="77777777" w:rsidR="00FC4B79" w:rsidRDefault="00FC4B79">
      <w:pPr>
        <w:pStyle w:val="CommentText"/>
      </w:pPr>
      <w:r>
        <w:rPr>
          <w:rStyle w:val="CommentReference"/>
        </w:rPr>
        <w:annotationRef/>
      </w:r>
    </w:p>
    <w:p w14:paraId="5FAACDB7" w14:textId="77777777" w:rsidR="00FC4B79" w:rsidRDefault="00FC4B79">
      <w:pPr>
        <w:pStyle w:val="CommentText"/>
      </w:pPr>
      <w:r>
        <w:t>Focus of research :</w:t>
      </w:r>
    </w:p>
    <w:p w14:paraId="216966B9" w14:textId="77777777" w:rsidR="00FC4B79" w:rsidRDefault="00FC4B79">
      <w:pPr>
        <w:pStyle w:val="CommentText"/>
      </w:pPr>
    </w:p>
    <w:p w14:paraId="63969521" w14:textId="77777777" w:rsidR="00FC4B79" w:rsidRDefault="00FC4B79" w:rsidP="00FC4B79">
      <w:pPr>
        <w:pStyle w:val="CommentText"/>
        <w:numPr>
          <w:ilvl w:val="0"/>
          <w:numId w:val="23"/>
        </w:numPr>
      </w:pPr>
      <w:r>
        <w:t>Protien consumption</w:t>
      </w:r>
    </w:p>
    <w:p w14:paraId="22E40F99" w14:textId="77777777" w:rsidR="00FC4B79" w:rsidRDefault="00FC4B79" w:rsidP="00FC4B79">
      <w:pPr>
        <w:pStyle w:val="CommentText"/>
        <w:numPr>
          <w:ilvl w:val="0"/>
          <w:numId w:val="23"/>
        </w:numPr>
      </w:pPr>
      <w:r>
        <w:t>Similarities in countries above 75r of LE</w:t>
      </w:r>
    </w:p>
    <w:p w14:paraId="426C0304" w14:textId="223716AF" w:rsidR="00FC4B79" w:rsidRDefault="00FC4B79" w:rsidP="00FC4B79">
      <w:pPr>
        <w:pStyle w:val="CommentText"/>
      </w:pPr>
      <w:r>
        <w:t>Correlation between immunisation, illness and higher longevity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02CFD2" w15:done="0"/>
  <w15:commentEx w15:paraId="208EA845" w15:done="0"/>
  <w15:commentEx w15:paraId="0EAE9B60" w15:done="0"/>
  <w15:commentEx w15:paraId="278CE33F" w15:done="0"/>
  <w15:commentEx w15:paraId="356493F1" w15:done="0"/>
  <w15:commentEx w15:paraId="61DDC2FB" w15:done="0"/>
  <w15:commentEx w15:paraId="01EBE2BC" w15:done="0"/>
  <w15:commentEx w15:paraId="78FEBB88" w15:done="0"/>
  <w15:commentEx w15:paraId="4142FEE1" w15:done="0"/>
  <w15:commentEx w15:paraId="64053464" w15:done="0"/>
  <w15:commentEx w15:paraId="79BD059C" w15:done="0"/>
  <w15:commentEx w15:paraId="6D7231F5" w15:done="0"/>
  <w15:commentEx w15:paraId="4325A356" w15:done="0"/>
  <w15:commentEx w15:paraId="28828D26" w15:done="0"/>
  <w15:commentEx w15:paraId="5F544B36" w15:done="0"/>
  <w15:commentEx w15:paraId="6B9AC7DD" w15:done="0"/>
  <w15:commentEx w15:paraId="5EAD6ED2" w15:done="0"/>
  <w15:commentEx w15:paraId="569C64FB" w15:done="0"/>
  <w15:commentEx w15:paraId="1896C534" w15:done="0"/>
  <w15:commentEx w15:paraId="1F3DCC49" w15:done="0"/>
  <w15:commentEx w15:paraId="2E62B7B4" w15:done="0"/>
  <w15:commentEx w15:paraId="3DA681B1" w15:done="0"/>
  <w15:commentEx w15:paraId="2355659A" w15:done="0"/>
  <w15:commentEx w15:paraId="5DF6CC26" w15:done="0"/>
  <w15:commentEx w15:paraId="03150C6C" w15:done="0"/>
  <w15:commentEx w15:paraId="4BB4B75E" w15:done="0"/>
  <w15:commentEx w15:paraId="5F537AC8" w15:done="0"/>
  <w15:commentEx w15:paraId="4CF8D786" w15:done="0"/>
  <w15:commentEx w15:paraId="6E850FD9" w15:done="0"/>
  <w15:commentEx w15:paraId="17233E5C" w15:done="0"/>
  <w15:commentEx w15:paraId="23348147" w15:done="0"/>
  <w15:commentEx w15:paraId="7AC54E6D" w15:done="0"/>
  <w15:commentEx w15:paraId="15D9D3C5" w15:done="0"/>
  <w15:commentEx w15:paraId="1915C937" w15:done="0"/>
  <w15:commentEx w15:paraId="426C03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1B8A2" w16cex:dateUtc="2021-06-26T13:30:00Z"/>
  <w16cex:commentExtensible w16cex:durableId="2481B8BB" w16cex:dateUtc="2021-06-26T13:31:00Z"/>
  <w16cex:commentExtensible w16cex:durableId="2481B8C4" w16cex:dateUtc="2021-06-26T13:31:00Z"/>
  <w16cex:commentExtensible w16cex:durableId="2481B932" w16cex:dateUtc="2021-06-26T13:33:00Z"/>
  <w16cex:commentExtensible w16cex:durableId="24847F7F" w16cex:dateUtc="2021-06-28T16:03:00Z"/>
  <w16cex:commentExtensible w16cex:durableId="2484C8EE" w16cex:dateUtc="2021-06-28T21:17:00Z"/>
  <w16cex:commentExtensible w16cex:durableId="2484C902" w16cex:dateUtc="2021-06-28T21:17:00Z"/>
  <w16cex:commentExtensible w16cex:durableId="2484C928" w16cex:dateUtc="2021-06-28T21:18:00Z"/>
  <w16cex:commentExtensible w16cex:durableId="2484C94E" w16cex:dateUtc="2021-06-28T21:18:00Z"/>
  <w16cex:commentExtensible w16cex:durableId="2484C973" w16cex:dateUtc="2021-06-28T21:19:00Z"/>
  <w16cex:commentExtensible w16cex:durableId="2484DA46" w16cex:dateUtc="2021-06-28T22:31:00Z"/>
  <w16cex:commentExtensible w16cex:durableId="2484E0BB" w16cex:dateUtc="2021-06-28T22:58:00Z"/>
  <w16cex:commentExtensible w16cex:durableId="24859C83" w16cex:dateUtc="2021-06-29T12:20:00Z"/>
  <w16cex:commentExtensible w16cex:durableId="24859CAD" w16cex:dateUtc="2021-06-29T12:20:00Z"/>
  <w16cex:commentExtensible w16cex:durableId="2486EADC" w16cex:dateUtc="2021-06-30T12:06:00Z"/>
  <w16cex:commentExtensible w16cex:durableId="2486F534" w16cex:dateUtc="2021-06-30T12:50:00Z"/>
  <w16cex:commentExtensible w16cex:durableId="2486FEAD" w16cex:dateUtc="2021-06-30T13:31:00Z"/>
  <w16cex:commentExtensible w16cex:durableId="24870644" w16cex:dateUtc="2021-06-30T14:03:00Z"/>
  <w16cex:commentExtensible w16cex:durableId="248AE25C" w16cex:dateUtc="2021-07-03T12:19:00Z"/>
  <w16cex:commentExtensible w16cex:durableId="248AEFB4" w16cex:dateUtc="2021-07-03T13:16:00Z"/>
  <w16cex:commentExtensible w16cex:durableId="248AEF98" w16cex:dateUtc="2021-07-03T13:15:00Z"/>
  <w16cex:commentExtensible w16cex:durableId="248C19D5" w16cex:dateUtc="2021-07-04T10:28:00Z"/>
  <w16cex:commentExtensible w16cex:durableId="2490A61E" w16cex:dateUtc="2021-07-07T21:15:00Z"/>
  <w16cex:commentExtensible w16cex:durableId="2490A689" w16cex:dateUtc="2021-07-07T21:17:00Z"/>
  <w16cex:commentExtensible w16cex:durableId="2490BCDF" w16cex:dateUtc="2021-07-07T22:53:00Z"/>
  <w16cex:commentExtensible w16cex:durableId="2490D1E8" w16cex:dateUtc="2021-07-08T0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2CFD2" w16cid:durableId="2481B8A2"/>
  <w16cid:commentId w16cid:paraId="208EA845" w16cid:durableId="2481B8BB"/>
  <w16cid:commentId w16cid:paraId="0EAE9B60" w16cid:durableId="2481B8C4"/>
  <w16cid:commentId w16cid:paraId="278CE33F" w16cid:durableId="2481B932"/>
  <w16cid:commentId w16cid:paraId="356493F1" w16cid:durableId="2483E101"/>
  <w16cid:commentId w16cid:paraId="61DDC2FB" w16cid:durableId="2483E102"/>
  <w16cid:commentId w16cid:paraId="01EBE2BC" w16cid:durableId="2483E313"/>
  <w16cid:commentId w16cid:paraId="78FEBB88" w16cid:durableId="2483E7F6"/>
  <w16cid:commentId w16cid:paraId="4142FEE1" w16cid:durableId="2483EBBA"/>
  <w16cid:commentId w16cid:paraId="64053464" w16cid:durableId="2483F458"/>
  <w16cid:commentId w16cid:paraId="79BD059C" w16cid:durableId="24847F7F"/>
  <w16cid:commentId w16cid:paraId="6D7231F5" w16cid:durableId="24840408"/>
  <w16cid:commentId w16cid:paraId="4325A356" w16cid:durableId="2483F628"/>
  <w16cid:commentId w16cid:paraId="28828D26" w16cid:durableId="248460FF"/>
  <w16cid:commentId w16cid:paraId="5F544B36" w16cid:durableId="2484C8EE"/>
  <w16cid:commentId w16cid:paraId="6B9AC7DD" w16cid:durableId="2484C902"/>
  <w16cid:commentId w16cid:paraId="5EAD6ED2" w16cid:durableId="2484C928"/>
  <w16cid:commentId w16cid:paraId="569C64FB" w16cid:durableId="2484C94E"/>
  <w16cid:commentId w16cid:paraId="1896C534" w16cid:durableId="2484C973"/>
  <w16cid:commentId w16cid:paraId="1F3DCC49" w16cid:durableId="2484DA46"/>
  <w16cid:commentId w16cid:paraId="2E62B7B4" w16cid:durableId="2484E0BB"/>
  <w16cid:commentId w16cid:paraId="3DA681B1" w16cid:durableId="24859C83"/>
  <w16cid:commentId w16cid:paraId="2355659A" w16cid:durableId="24859CAD"/>
  <w16cid:commentId w16cid:paraId="5DF6CC26" w16cid:durableId="2486EADC"/>
  <w16cid:commentId w16cid:paraId="03150C6C" w16cid:durableId="2486F534"/>
  <w16cid:commentId w16cid:paraId="4BB4B75E" w16cid:durableId="2486FEAD"/>
  <w16cid:commentId w16cid:paraId="5F537AC8" w16cid:durableId="24870644"/>
  <w16cid:commentId w16cid:paraId="4CF8D786" w16cid:durableId="248AE25C"/>
  <w16cid:commentId w16cid:paraId="6E850FD9" w16cid:durableId="248AEFB4"/>
  <w16cid:commentId w16cid:paraId="17233E5C" w16cid:durableId="248AEF98"/>
  <w16cid:commentId w16cid:paraId="23348147" w16cid:durableId="248C19D5"/>
  <w16cid:commentId w16cid:paraId="7AC54E6D" w16cid:durableId="2490A61E"/>
  <w16cid:commentId w16cid:paraId="15D9D3C5" w16cid:durableId="2490A689"/>
  <w16cid:commentId w16cid:paraId="1915C937" w16cid:durableId="2490BCDF"/>
  <w16cid:commentId w16cid:paraId="426C0304" w16cid:durableId="2490D1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1B310" w14:textId="77777777" w:rsidR="00F36A38" w:rsidRDefault="00F36A38" w:rsidP="003059D6">
      <w:pPr>
        <w:spacing w:after="0" w:line="240" w:lineRule="auto"/>
      </w:pPr>
      <w:r>
        <w:separator/>
      </w:r>
    </w:p>
  </w:endnote>
  <w:endnote w:type="continuationSeparator" w:id="0">
    <w:p w14:paraId="66180C58" w14:textId="77777777" w:rsidR="00F36A38" w:rsidRDefault="00F36A38" w:rsidP="003059D6">
      <w:pPr>
        <w:spacing w:after="0" w:line="240" w:lineRule="auto"/>
      </w:pPr>
      <w:r>
        <w:continuationSeparator/>
      </w:r>
    </w:p>
  </w:endnote>
  <w:endnote w:type="continuationNotice" w:id="1">
    <w:p w14:paraId="30FC0D9F" w14:textId="77777777" w:rsidR="00F36A38" w:rsidRDefault="00F36A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334"/>
      <w:gridCol w:w="361"/>
      <w:gridCol w:w="4331"/>
    </w:tblGrid>
    <w:tr w:rsidR="009B29D3" w14:paraId="799E34B3" w14:textId="77777777">
      <w:tc>
        <w:tcPr>
          <w:tcW w:w="2401" w:type="pct"/>
        </w:tcPr>
        <w:p w14:paraId="66E65FB9" w14:textId="265DB8FC" w:rsidR="009B29D3" w:rsidRDefault="00D40618">
          <w:pPr>
            <w:pStyle w:val="Footer"/>
            <w:rPr>
              <w:caps/>
              <w:color w:val="4472C4" w:themeColor="accent1"/>
              <w:sz w:val="18"/>
              <w:szCs w:val="18"/>
            </w:rPr>
          </w:pPr>
          <w:sdt>
            <w:sdtPr>
              <w:rPr>
                <w:caps/>
                <w:color w:val="4472C4" w:themeColor="accent1"/>
                <w:sz w:val="18"/>
                <w:szCs w:val="18"/>
              </w:rPr>
              <w:alias w:val="Title"/>
              <w:tag w:val=""/>
              <w:id w:val="886384654"/>
              <w:placeholder>
                <w:docPart w:val="0B9E77E60B5643A584B02128D1AE1266"/>
              </w:placeholder>
              <w:dataBinding w:prefixMappings="xmlns:ns0='http://purl.org/dc/elements/1.1/' xmlns:ns1='http://schemas.openxmlformats.org/package/2006/metadata/core-properties' " w:xpath="/ns1:coreProperties[1]/ns0:title[1]" w:storeItemID="{6C3C8BC8-F283-45AE-878A-BAB7291924A1}"/>
              <w:text/>
            </w:sdtPr>
            <w:sdtEndPr/>
            <w:sdtContent>
              <w:r w:rsidR="00CE6C1A">
                <w:rPr>
                  <w:caps/>
                  <w:color w:val="4472C4" w:themeColor="accent1"/>
                  <w:sz w:val="18"/>
                  <w:szCs w:val="18"/>
                </w:rPr>
                <w:t>human life expectancy</w:t>
              </w:r>
            </w:sdtContent>
          </w:sdt>
        </w:p>
      </w:tc>
      <w:tc>
        <w:tcPr>
          <w:tcW w:w="200" w:type="pct"/>
        </w:tcPr>
        <w:p w14:paraId="2EF3354B" w14:textId="77777777" w:rsidR="009B29D3" w:rsidRDefault="009B29D3">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05460377FDAE4087B26693B713C785B1"/>
            </w:placeholder>
            <w:dataBinding w:prefixMappings="xmlns:ns0='http://purl.org/dc/elements/1.1/' xmlns:ns1='http://schemas.openxmlformats.org/package/2006/metadata/core-properties' " w:xpath="/ns1:coreProperties[1]/ns0:creator[1]" w:storeItemID="{6C3C8BC8-F283-45AE-878A-BAB7291924A1}"/>
            <w:text/>
          </w:sdtPr>
          <w:sdtEndPr/>
          <w:sdtContent>
            <w:p w14:paraId="4350461A" w14:textId="4231CE9B" w:rsidR="009B29D3" w:rsidRDefault="00476912">
              <w:pPr>
                <w:pStyle w:val="Footer"/>
                <w:jc w:val="right"/>
                <w:rPr>
                  <w:caps/>
                  <w:color w:val="4472C4" w:themeColor="accent1"/>
                  <w:sz w:val="18"/>
                  <w:szCs w:val="18"/>
                </w:rPr>
              </w:pPr>
              <w:r>
                <w:rPr>
                  <w:caps/>
                  <w:color w:val="4472C4" w:themeColor="accent1"/>
                  <w:sz w:val="18"/>
                  <w:szCs w:val="18"/>
                </w:rPr>
                <w:t>KAMANOORU, MOHANA (Student)</w:t>
              </w:r>
            </w:p>
          </w:sdtContent>
        </w:sdt>
      </w:tc>
    </w:tr>
  </w:tbl>
  <w:p w14:paraId="6F53ECE7" w14:textId="77777777" w:rsidR="009B29D3" w:rsidRDefault="009B2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511EF" w14:textId="77777777" w:rsidR="00F36A38" w:rsidRDefault="00F36A38" w:rsidP="003059D6">
      <w:pPr>
        <w:spacing w:after="0" w:line="240" w:lineRule="auto"/>
      </w:pPr>
      <w:r>
        <w:separator/>
      </w:r>
    </w:p>
  </w:footnote>
  <w:footnote w:type="continuationSeparator" w:id="0">
    <w:p w14:paraId="269C2303" w14:textId="77777777" w:rsidR="00F36A38" w:rsidRDefault="00F36A38" w:rsidP="003059D6">
      <w:pPr>
        <w:spacing w:after="0" w:line="240" w:lineRule="auto"/>
      </w:pPr>
      <w:r>
        <w:continuationSeparator/>
      </w:r>
    </w:p>
  </w:footnote>
  <w:footnote w:type="continuationNotice" w:id="1">
    <w:p w14:paraId="1A2C051D" w14:textId="77777777" w:rsidR="00F36A38" w:rsidRDefault="00F36A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57949704"/>
      <w:docPartObj>
        <w:docPartGallery w:val="Page Numbers (Top of Page)"/>
        <w:docPartUnique/>
      </w:docPartObj>
    </w:sdtPr>
    <w:sdtEndPr>
      <w:rPr>
        <w:b/>
        <w:bCs/>
        <w:noProof/>
        <w:color w:val="auto"/>
        <w:spacing w:val="0"/>
      </w:rPr>
    </w:sdtEndPr>
    <w:sdtContent>
      <w:p w14:paraId="0064CA00" w14:textId="30D53215" w:rsidR="009B29D3" w:rsidRDefault="009B29D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B2117">
          <w:rPr>
            <w:noProof/>
          </w:rPr>
          <w:t>1</w:t>
        </w:r>
        <w:r>
          <w:fldChar w:fldCharType="end"/>
        </w:r>
      </w:p>
    </w:sdtContent>
  </w:sdt>
  <w:p w14:paraId="11056973" w14:textId="77777777" w:rsidR="009B29D3" w:rsidRDefault="009B29D3">
    <w:pPr>
      <w:pStyle w:val="Header"/>
    </w:pPr>
  </w:p>
</w:hdr>
</file>

<file path=word/intelligence.xml><?xml version="1.0" encoding="utf-8"?>
<int:Intelligence xmlns:int="http://schemas.microsoft.com/office/intelligence/2019/intelligence">
  <int:IntelligenceSettings/>
  <int:Manifest>
    <int:WordHash hashCode="PzRHbjE7X+e82c" id="78Fow9g0"/>
    <int:WordHash hashCode="+Ka/KH0VfQ91Tr" id="mP9V1ixR"/>
    <int:WordHash hashCode="OoiwCnZSJqIH2u" id="T8Ex1IAJ"/>
    <int:WordHash hashCode="9x+doZOBO8EPAz" id="/9q2uFwm"/>
    <int:WordHash hashCode="X6lahWL0x5rNG4" id="Y/s94YqB"/>
    <int:WordHash hashCode="ym4nbF963C39qH" id="ja+7hO+s"/>
    <int:WordHash hashCode="evVAZtLL3BTGum" id="U9uQPkvF"/>
    <int:WordHash hashCode="YMoJzRfX2qLggl" id="2h9LUgd0"/>
    <int:WordHash hashCode="E3rdCsaVkgDgb3" id="dKa0hIhe"/>
  </int:Manifest>
  <int:Observations>
    <int:Content id="78Fow9g0">
      <int:Rejection type="LegacyProofing"/>
    </int:Content>
    <int:Content id="mP9V1ixR">
      <int:Rejection type="LegacyProofing"/>
    </int:Content>
    <int:Content id="T8Ex1IAJ">
      <int:Rejection type="LegacyProofing"/>
    </int:Content>
    <int:Content id="/9q2uFwm">
      <int:Rejection type="AugLoop_Text_Critique"/>
    </int:Content>
    <int:Content id="Y/s94YqB">
      <int:Rejection type="LegacyProofing"/>
    </int:Content>
    <int:Content id="ja+7hO+s">
      <int:Rejection type="AugLoop_Text_Critique"/>
    </int:Content>
    <int:Content id="U9uQPkvF">
      <int:Rejection type="LegacyProofing"/>
    </int:Content>
    <int:Content id="2h9LUgd0">
      <int:Rejection type="LegacyProofing"/>
    </int:Content>
    <int:Content id="dKa0hIh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F6E53"/>
    <w:multiLevelType w:val="hybridMultilevel"/>
    <w:tmpl w:val="B3322F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BD6F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140BC5"/>
    <w:multiLevelType w:val="hybridMultilevel"/>
    <w:tmpl w:val="EEDC0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D5FFD"/>
    <w:multiLevelType w:val="multilevel"/>
    <w:tmpl w:val="1898D456"/>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883C8F"/>
    <w:multiLevelType w:val="hybridMultilevel"/>
    <w:tmpl w:val="CCF6A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BC00BA"/>
    <w:multiLevelType w:val="hybridMultilevel"/>
    <w:tmpl w:val="3FBEC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4F74EA"/>
    <w:multiLevelType w:val="hybridMultilevel"/>
    <w:tmpl w:val="9D568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E77A4D"/>
    <w:multiLevelType w:val="multilevel"/>
    <w:tmpl w:val="A9FC98C2"/>
    <w:lvl w:ilvl="0">
      <w:start w:val="1"/>
      <w:numFmt w:val="decimal"/>
      <w:lvlText w:val="%1."/>
      <w:lvlJc w:val="left"/>
      <w:pPr>
        <w:ind w:left="720" w:hanging="360"/>
      </w:pPr>
      <w:rPr>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7BE3AD0"/>
    <w:multiLevelType w:val="hybridMultilevel"/>
    <w:tmpl w:val="F2E60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580E4F"/>
    <w:multiLevelType w:val="hybridMultilevel"/>
    <w:tmpl w:val="2286F7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5A4B47"/>
    <w:multiLevelType w:val="hybridMultilevel"/>
    <w:tmpl w:val="6B200FE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BA4F64"/>
    <w:multiLevelType w:val="hybridMultilevel"/>
    <w:tmpl w:val="BDDAFC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4C2461"/>
    <w:multiLevelType w:val="hybridMultilevel"/>
    <w:tmpl w:val="21541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BA7417"/>
    <w:multiLevelType w:val="multilevel"/>
    <w:tmpl w:val="ED14B0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AFB4D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461BD8"/>
    <w:multiLevelType w:val="hybridMultilevel"/>
    <w:tmpl w:val="47669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417720"/>
    <w:multiLevelType w:val="hybridMultilevel"/>
    <w:tmpl w:val="14A07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B524DB"/>
    <w:multiLevelType w:val="hybridMultilevel"/>
    <w:tmpl w:val="8EACDC34"/>
    <w:lvl w:ilvl="0" w:tplc="C6F8C59C">
      <w:numFmt w:val="bullet"/>
      <w:lvlText w:val=""/>
      <w:lvlJc w:val="left"/>
      <w:pPr>
        <w:ind w:left="720" w:hanging="360"/>
      </w:pPr>
      <w:rPr>
        <w:rFonts w:ascii="Symbol" w:eastAsia="Times New Roman" w:hAnsi="Symbol"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472FB1"/>
    <w:multiLevelType w:val="hybridMultilevel"/>
    <w:tmpl w:val="6FFA3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C7B7E19"/>
    <w:multiLevelType w:val="hybridMultilevel"/>
    <w:tmpl w:val="C91251F4"/>
    <w:lvl w:ilvl="0" w:tplc="12162E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1ED6ED2"/>
    <w:multiLevelType w:val="hybridMultilevel"/>
    <w:tmpl w:val="C0A031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5246F3"/>
    <w:multiLevelType w:val="hybridMultilevel"/>
    <w:tmpl w:val="FF261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4C2A2A"/>
    <w:multiLevelType w:val="hybridMultilevel"/>
    <w:tmpl w:val="A7D89D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8A2787"/>
    <w:multiLevelType w:val="hybridMultilevel"/>
    <w:tmpl w:val="14A07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23"/>
  </w:num>
  <w:num w:numId="5">
    <w:abstractNumId w:val="6"/>
  </w:num>
  <w:num w:numId="6">
    <w:abstractNumId w:val="0"/>
  </w:num>
  <w:num w:numId="7">
    <w:abstractNumId w:val="10"/>
  </w:num>
  <w:num w:numId="8">
    <w:abstractNumId w:val="14"/>
  </w:num>
  <w:num w:numId="9">
    <w:abstractNumId w:val="1"/>
  </w:num>
  <w:num w:numId="10">
    <w:abstractNumId w:val="13"/>
  </w:num>
  <w:num w:numId="11">
    <w:abstractNumId w:val="12"/>
  </w:num>
  <w:num w:numId="12">
    <w:abstractNumId w:val="4"/>
  </w:num>
  <w:num w:numId="13">
    <w:abstractNumId w:val="22"/>
  </w:num>
  <w:num w:numId="14">
    <w:abstractNumId w:val="18"/>
  </w:num>
  <w:num w:numId="15">
    <w:abstractNumId w:val="5"/>
  </w:num>
  <w:num w:numId="16">
    <w:abstractNumId w:val="17"/>
  </w:num>
  <w:num w:numId="17">
    <w:abstractNumId w:val="2"/>
  </w:num>
  <w:num w:numId="18">
    <w:abstractNumId w:val="11"/>
  </w:num>
  <w:num w:numId="19">
    <w:abstractNumId w:val="9"/>
  </w:num>
  <w:num w:numId="20">
    <w:abstractNumId w:val="19"/>
  </w:num>
  <w:num w:numId="21">
    <w:abstractNumId w:val="15"/>
  </w:num>
  <w:num w:numId="22">
    <w:abstractNumId w:val="21"/>
  </w:num>
  <w:num w:numId="23">
    <w:abstractNumId w:val="16"/>
  </w:num>
  <w:num w:numId="24">
    <w:abstractNumId w:val="2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MANOORU, MOHANA (Student)">
    <w15:presenceInfo w15:providerId="AD" w15:userId="S-1-5-21-1004336348-1364589140-1801674531-331148"/>
  </w15:person>
  <w15:person w15:author="Mohana Kamanooru">
    <w15:presenceInfo w15:providerId="None" w15:userId="Mohana Kamanooru"/>
  </w15:person>
  <w15:person w15:author="KAMANOORU, MOHANA (Student) [2]">
    <w15:presenceInfo w15:providerId="AD" w15:userId="S::A0223038@live.tees.ac.uk::71348247-ca68-4f5b-8089-e73fd7579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I3NrAwMjY3M7e0NDVX0lEKTi0uzszPAykwNqgFANisJ48tAAAA"/>
  </w:docVars>
  <w:rsids>
    <w:rsidRoot w:val="00EF730D"/>
    <w:rsid w:val="00001673"/>
    <w:rsid w:val="000017E2"/>
    <w:rsid w:val="00001B65"/>
    <w:rsid w:val="00002A55"/>
    <w:rsid w:val="00004A39"/>
    <w:rsid w:val="00007631"/>
    <w:rsid w:val="00007B09"/>
    <w:rsid w:val="000121F5"/>
    <w:rsid w:val="000126B8"/>
    <w:rsid w:val="00012BB7"/>
    <w:rsid w:val="000138B0"/>
    <w:rsid w:val="00013B02"/>
    <w:rsid w:val="0001472C"/>
    <w:rsid w:val="00014E15"/>
    <w:rsid w:val="00016107"/>
    <w:rsid w:val="000164CB"/>
    <w:rsid w:val="0002187D"/>
    <w:rsid w:val="00021885"/>
    <w:rsid w:val="0002337E"/>
    <w:rsid w:val="00023EEB"/>
    <w:rsid w:val="000304A0"/>
    <w:rsid w:val="000314F2"/>
    <w:rsid w:val="00033581"/>
    <w:rsid w:val="00035E2F"/>
    <w:rsid w:val="000372F1"/>
    <w:rsid w:val="000374C8"/>
    <w:rsid w:val="00037838"/>
    <w:rsid w:val="00040523"/>
    <w:rsid w:val="00040BF4"/>
    <w:rsid w:val="00041748"/>
    <w:rsid w:val="000421D3"/>
    <w:rsid w:val="00042394"/>
    <w:rsid w:val="00042AEC"/>
    <w:rsid w:val="00042AF6"/>
    <w:rsid w:val="000450E0"/>
    <w:rsid w:val="00045181"/>
    <w:rsid w:val="00045A43"/>
    <w:rsid w:val="00045FD6"/>
    <w:rsid w:val="00047824"/>
    <w:rsid w:val="00047B3F"/>
    <w:rsid w:val="00051F40"/>
    <w:rsid w:val="0005338E"/>
    <w:rsid w:val="0005460C"/>
    <w:rsid w:val="00055F4A"/>
    <w:rsid w:val="00056F9F"/>
    <w:rsid w:val="000615AE"/>
    <w:rsid w:val="00061F88"/>
    <w:rsid w:val="00063DA5"/>
    <w:rsid w:val="00065931"/>
    <w:rsid w:val="00065995"/>
    <w:rsid w:val="000664E2"/>
    <w:rsid w:val="00066553"/>
    <w:rsid w:val="00066AC8"/>
    <w:rsid w:val="00067969"/>
    <w:rsid w:val="00070F97"/>
    <w:rsid w:val="00072054"/>
    <w:rsid w:val="0007416E"/>
    <w:rsid w:val="00074D2F"/>
    <w:rsid w:val="0007616C"/>
    <w:rsid w:val="0008541F"/>
    <w:rsid w:val="00086A46"/>
    <w:rsid w:val="00090B43"/>
    <w:rsid w:val="00091D25"/>
    <w:rsid w:val="000927ED"/>
    <w:rsid w:val="00093799"/>
    <w:rsid w:val="00093A0A"/>
    <w:rsid w:val="00094718"/>
    <w:rsid w:val="000952F0"/>
    <w:rsid w:val="00096931"/>
    <w:rsid w:val="0009774E"/>
    <w:rsid w:val="00097965"/>
    <w:rsid w:val="000A0548"/>
    <w:rsid w:val="000A1688"/>
    <w:rsid w:val="000A1E17"/>
    <w:rsid w:val="000A2349"/>
    <w:rsid w:val="000A2424"/>
    <w:rsid w:val="000A31E6"/>
    <w:rsid w:val="000A42FD"/>
    <w:rsid w:val="000A4D80"/>
    <w:rsid w:val="000A4EC2"/>
    <w:rsid w:val="000A5877"/>
    <w:rsid w:val="000A7F70"/>
    <w:rsid w:val="000B2A36"/>
    <w:rsid w:val="000B2F99"/>
    <w:rsid w:val="000B588C"/>
    <w:rsid w:val="000B76CE"/>
    <w:rsid w:val="000C2B19"/>
    <w:rsid w:val="000C46AC"/>
    <w:rsid w:val="000C69BB"/>
    <w:rsid w:val="000C717A"/>
    <w:rsid w:val="000C7662"/>
    <w:rsid w:val="000D1A48"/>
    <w:rsid w:val="000D474F"/>
    <w:rsid w:val="000D61AC"/>
    <w:rsid w:val="000D7F7B"/>
    <w:rsid w:val="000E296F"/>
    <w:rsid w:val="000E394F"/>
    <w:rsid w:val="000E3C58"/>
    <w:rsid w:val="000E432F"/>
    <w:rsid w:val="000E7A92"/>
    <w:rsid w:val="000F048E"/>
    <w:rsid w:val="000F065C"/>
    <w:rsid w:val="000F0A82"/>
    <w:rsid w:val="000F1F10"/>
    <w:rsid w:val="000F23BD"/>
    <w:rsid w:val="000F2460"/>
    <w:rsid w:val="000F2755"/>
    <w:rsid w:val="000F2D95"/>
    <w:rsid w:val="000F331A"/>
    <w:rsid w:val="000F3458"/>
    <w:rsid w:val="000F3654"/>
    <w:rsid w:val="000F3CDA"/>
    <w:rsid w:val="000F6B35"/>
    <w:rsid w:val="000F784E"/>
    <w:rsid w:val="001013D6"/>
    <w:rsid w:val="00101CE4"/>
    <w:rsid w:val="0010326A"/>
    <w:rsid w:val="001054EC"/>
    <w:rsid w:val="00105F10"/>
    <w:rsid w:val="00106DBE"/>
    <w:rsid w:val="00107719"/>
    <w:rsid w:val="00107D5F"/>
    <w:rsid w:val="00111397"/>
    <w:rsid w:val="00112333"/>
    <w:rsid w:val="001123F0"/>
    <w:rsid w:val="00112508"/>
    <w:rsid w:val="001138CE"/>
    <w:rsid w:val="0011434C"/>
    <w:rsid w:val="001153E5"/>
    <w:rsid w:val="00117E20"/>
    <w:rsid w:val="00117F6F"/>
    <w:rsid w:val="00120A90"/>
    <w:rsid w:val="001216FD"/>
    <w:rsid w:val="0012212B"/>
    <w:rsid w:val="00122298"/>
    <w:rsid w:val="00123021"/>
    <w:rsid w:val="00123C5C"/>
    <w:rsid w:val="0012501A"/>
    <w:rsid w:val="0012556D"/>
    <w:rsid w:val="0012606E"/>
    <w:rsid w:val="00126C22"/>
    <w:rsid w:val="00126E87"/>
    <w:rsid w:val="00130C46"/>
    <w:rsid w:val="0013239D"/>
    <w:rsid w:val="0013388B"/>
    <w:rsid w:val="00141C5F"/>
    <w:rsid w:val="00142EB4"/>
    <w:rsid w:val="00144D2E"/>
    <w:rsid w:val="00144F69"/>
    <w:rsid w:val="00145513"/>
    <w:rsid w:val="00145D50"/>
    <w:rsid w:val="001464DD"/>
    <w:rsid w:val="00147DCA"/>
    <w:rsid w:val="001511B5"/>
    <w:rsid w:val="00151324"/>
    <w:rsid w:val="0015132E"/>
    <w:rsid w:val="00151A4C"/>
    <w:rsid w:val="00151A79"/>
    <w:rsid w:val="00154952"/>
    <w:rsid w:val="00155EDA"/>
    <w:rsid w:val="00156029"/>
    <w:rsid w:val="00157868"/>
    <w:rsid w:val="001600D1"/>
    <w:rsid w:val="00161FCA"/>
    <w:rsid w:val="001620B8"/>
    <w:rsid w:val="00164682"/>
    <w:rsid w:val="0016469A"/>
    <w:rsid w:val="001647A4"/>
    <w:rsid w:val="00167514"/>
    <w:rsid w:val="00167BB2"/>
    <w:rsid w:val="00170B99"/>
    <w:rsid w:val="001713DA"/>
    <w:rsid w:val="00172DD4"/>
    <w:rsid w:val="00172EAC"/>
    <w:rsid w:val="00172FFF"/>
    <w:rsid w:val="00174EB1"/>
    <w:rsid w:val="001753C6"/>
    <w:rsid w:val="00175ED3"/>
    <w:rsid w:val="001768CE"/>
    <w:rsid w:val="00176FB3"/>
    <w:rsid w:val="00181793"/>
    <w:rsid w:val="0018200B"/>
    <w:rsid w:val="0018249B"/>
    <w:rsid w:val="0018264C"/>
    <w:rsid w:val="00184D34"/>
    <w:rsid w:val="00184D4A"/>
    <w:rsid w:val="00185250"/>
    <w:rsid w:val="001868F9"/>
    <w:rsid w:val="001870E8"/>
    <w:rsid w:val="00191456"/>
    <w:rsid w:val="00191D02"/>
    <w:rsid w:val="00193D2B"/>
    <w:rsid w:val="00195450"/>
    <w:rsid w:val="00196179"/>
    <w:rsid w:val="0019666F"/>
    <w:rsid w:val="00197B80"/>
    <w:rsid w:val="001A2F8A"/>
    <w:rsid w:val="001A4C3A"/>
    <w:rsid w:val="001A64F8"/>
    <w:rsid w:val="001A7804"/>
    <w:rsid w:val="001B0557"/>
    <w:rsid w:val="001B281B"/>
    <w:rsid w:val="001B3724"/>
    <w:rsid w:val="001B56A0"/>
    <w:rsid w:val="001B7E3B"/>
    <w:rsid w:val="001B7E94"/>
    <w:rsid w:val="001B7FE5"/>
    <w:rsid w:val="001C0654"/>
    <w:rsid w:val="001C0799"/>
    <w:rsid w:val="001C1403"/>
    <w:rsid w:val="001C360E"/>
    <w:rsid w:val="001C3E9B"/>
    <w:rsid w:val="001C5EEB"/>
    <w:rsid w:val="001C74E9"/>
    <w:rsid w:val="001C7C16"/>
    <w:rsid w:val="001D1D47"/>
    <w:rsid w:val="001D3192"/>
    <w:rsid w:val="001D34B3"/>
    <w:rsid w:val="001D3DD9"/>
    <w:rsid w:val="001D46B0"/>
    <w:rsid w:val="001D4ABD"/>
    <w:rsid w:val="001D5D82"/>
    <w:rsid w:val="001D7B45"/>
    <w:rsid w:val="001E06C9"/>
    <w:rsid w:val="001E06E3"/>
    <w:rsid w:val="001E2F51"/>
    <w:rsid w:val="001E4691"/>
    <w:rsid w:val="001E5D41"/>
    <w:rsid w:val="001E62FB"/>
    <w:rsid w:val="001E6DBC"/>
    <w:rsid w:val="001F014F"/>
    <w:rsid w:val="001F07B7"/>
    <w:rsid w:val="001F3C9E"/>
    <w:rsid w:val="001F5456"/>
    <w:rsid w:val="001F6FFF"/>
    <w:rsid w:val="001F76AD"/>
    <w:rsid w:val="00205C0F"/>
    <w:rsid w:val="002071F5"/>
    <w:rsid w:val="00207377"/>
    <w:rsid w:val="0021259A"/>
    <w:rsid w:val="00212AE6"/>
    <w:rsid w:val="00212D2F"/>
    <w:rsid w:val="00216319"/>
    <w:rsid w:val="00217035"/>
    <w:rsid w:val="00217873"/>
    <w:rsid w:val="00221804"/>
    <w:rsid w:val="002221C4"/>
    <w:rsid w:val="00224317"/>
    <w:rsid w:val="00224475"/>
    <w:rsid w:val="002264AE"/>
    <w:rsid w:val="00227850"/>
    <w:rsid w:val="002303E2"/>
    <w:rsid w:val="002306D8"/>
    <w:rsid w:val="0023091C"/>
    <w:rsid w:val="00231452"/>
    <w:rsid w:val="0023152E"/>
    <w:rsid w:val="0023161F"/>
    <w:rsid w:val="002319BA"/>
    <w:rsid w:val="00231FBE"/>
    <w:rsid w:val="002325BC"/>
    <w:rsid w:val="00233BF7"/>
    <w:rsid w:val="00233EBF"/>
    <w:rsid w:val="002340D8"/>
    <w:rsid w:val="0023514E"/>
    <w:rsid w:val="00235778"/>
    <w:rsid w:val="00236435"/>
    <w:rsid w:val="0023645E"/>
    <w:rsid w:val="002370B4"/>
    <w:rsid w:val="002377A8"/>
    <w:rsid w:val="00240F3B"/>
    <w:rsid w:val="00241856"/>
    <w:rsid w:val="00243494"/>
    <w:rsid w:val="00243756"/>
    <w:rsid w:val="00243863"/>
    <w:rsid w:val="00243AC8"/>
    <w:rsid w:val="00243B88"/>
    <w:rsid w:val="002444A7"/>
    <w:rsid w:val="00244C9C"/>
    <w:rsid w:val="00247A30"/>
    <w:rsid w:val="00251BDA"/>
    <w:rsid w:val="0025222F"/>
    <w:rsid w:val="00252F39"/>
    <w:rsid w:val="002534A1"/>
    <w:rsid w:val="00253727"/>
    <w:rsid w:val="002573CC"/>
    <w:rsid w:val="0026000F"/>
    <w:rsid w:val="00260389"/>
    <w:rsid w:val="002621D2"/>
    <w:rsid w:val="00262368"/>
    <w:rsid w:val="002644D7"/>
    <w:rsid w:val="00264D85"/>
    <w:rsid w:val="0026520E"/>
    <w:rsid w:val="002652A5"/>
    <w:rsid w:val="00265498"/>
    <w:rsid w:val="002663AD"/>
    <w:rsid w:val="00266F33"/>
    <w:rsid w:val="00267934"/>
    <w:rsid w:val="00270BF2"/>
    <w:rsid w:val="00270D88"/>
    <w:rsid w:val="00270FC1"/>
    <w:rsid w:val="002716A2"/>
    <w:rsid w:val="00271BF8"/>
    <w:rsid w:val="0027473C"/>
    <w:rsid w:val="002749F3"/>
    <w:rsid w:val="0027700D"/>
    <w:rsid w:val="002774A1"/>
    <w:rsid w:val="00277EFF"/>
    <w:rsid w:val="00277FA5"/>
    <w:rsid w:val="00277FF0"/>
    <w:rsid w:val="00280900"/>
    <w:rsid w:val="00282A59"/>
    <w:rsid w:val="00282ECF"/>
    <w:rsid w:val="002834AC"/>
    <w:rsid w:val="002843E7"/>
    <w:rsid w:val="002849C4"/>
    <w:rsid w:val="00285399"/>
    <w:rsid w:val="00286B34"/>
    <w:rsid w:val="002901FA"/>
    <w:rsid w:val="00290446"/>
    <w:rsid w:val="002905DA"/>
    <w:rsid w:val="00290C48"/>
    <w:rsid w:val="002918B7"/>
    <w:rsid w:val="00291C0A"/>
    <w:rsid w:val="00291D9B"/>
    <w:rsid w:val="00293045"/>
    <w:rsid w:val="0029369E"/>
    <w:rsid w:val="0029411A"/>
    <w:rsid w:val="00294C7E"/>
    <w:rsid w:val="00295343"/>
    <w:rsid w:val="0029541E"/>
    <w:rsid w:val="00296238"/>
    <w:rsid w:val="002979C8"/>
    <w:rsid w:val="00297A9F"/>
    <w:rsid w:val="00297C96"/>
    <w:rsid w:val="002A0C88"/>
    <w:rsid w:val="002A15F8"/>
    <w:rsid w:val="002A1943"/>
    <w:rsid w:val="002A1E9B"/>
    <w:rsid w:val="002A2263"/>
    <w:rsid w:val="002A46A5"/>
    <w:rsid w:val="002A478B"/>
    <w:rsid w:val="002A4894"/>
    <w:rsid w:val="002A7DB6"/>
    <w:rsid w:val="002B2201"/>
    <w:rsid w:val="002B25CB"/>
    <w:rsid w:val="002B3BD8"/>
    <w:rsid w:val="002B3DFB"/>
    <w:rsid w:val="002B4F23"/>
    <w:rsid w:val="002B5A28"/>
    <w:rsid w:val="002B6640"/>
    <w:rsid w:val="002B7376"/>
    <w:rsid w:val="002C0088"/>
    <w:rsid w:val="002C0455"/>
    <w:rsid w:val="002C0495"/>
    <w:rsid w:val="002C6F66"/>
    <w:rsid w:val="002C77BB"/>
    <w:rsid w:val="002C7C29"/>
    <w:rsid w:val="002D092F"/>
    <w:rsid w:val="002D1BBA"/>
    <w:rsid w:val="002D1C69"/>
    <w:rsid w:val="002D23A9"/>
    <w:rsid w:val="002D3129"/>
    <w:rsid w:val="002D3B4B"/>
    <w:rsid w:val="002D48C2"/>
    <w:rsid w:val="002D61AA"/>
    <w:rsid w:val="002E2264"/>
    <w:rsid w:val="002E3734"/>
    <w:rsid w:val="002E470D"/>
    <w:rsid w:val="002E5BD1"/>
    <w:rsid w:val="002E6D5C"/>
    <w:rsid w:val="002E7A6C"/>
    <w:rsid w:val="002F211A"/>
    <w:rsid w:val="002F2B20"/>
    <w:rsid w:val="002F365F"/>
    <w:rsid w:val="002F47BE"/>
    <w:rsid w:val="002F6F8E"/>
    <w:rsid w:val="002F7984"/>
    <w:rsid w:val="00300A6C"/>
    <w:rsid w:val="003015FF"/>
    <w:rsid w:val="00302420"/>
    <w:rsid w:val="0030303D"/>
    <w:rsid w:val="0030321B"/>
    <w:rsid w:val="00304939"/>
    <w:rsid w:val="003054C2"/>
    <w:rsid w:val="003059D6"/>
    <w:rsid w:val="00306BF0"/>
    <w:rsid w:val="003070B2"/>
    <w:rsid w:val="00307273"/>
    <w:rsid w:val="003074B2"/>
    <w:rsid w:val="00307B4F"/>
    <w:rsid w:val="003138BD"/>
    <w:rsid w:val="0031402D"/>
    <w:rsid w:val="00315096"/>
    <w:rsid w:val="0031581F"/>
    <w:rsid w:val="00315B04"/>
    <w:rsid w:val="0031767F"/>
    <w:rsid w:val="003177B3"/>
    <w:rsid w:val="00322D93"/>
    <w:rsid w:val="00323205"/>
    <w:rsid w:val="00323B3C"/>
    <w:rsid w:val="00325A66"/>
    <w:rsid w:val="00327892"/>
    <w:rsid w:val="0033015C"/>
    <w:rsid w:val="00330BCF"/>
    <w:rsid w:val="00331308"/>
    <w:rsid w:val="00333329"/>
    <w:rsid w:val="00333572"/>
    <w:rsid w:val="00333D7D"/>
    <w:rsid w:val="0033420A"/>
    <w:rsid w:val="00334349"/>
    <w:rsid w:val="003351EC"/>
    <w:rsid w:val="00335500"/>
    <w:rsid w:val="00335C91"/>
    <w:rsid w:val="00335D31"/>
    <w:rsid w:val="003365A1"/>
    <w:rsid w:val="00336636"/>
    <w:rsid w:val="00337A0E"/>
    <w:rsid w:val="003409F8"/>
    <w:rsid w:val="00341248"/>
    <w:rsid w:val="003416AD"/>
    <w:rsid w:val="00341B50"/>
    <w:rsid w:val="00341D9D"/>
    <w:rsid w:val="00341F87"/>
    <w:rsid w:val="0034264B"/>
    <w:rsid w:val="00343164"/>
    <w:rsid w:val="003432EC"/>
    <w:rsid w:val="00345B3B"/>
    <w:rsid w:val="00346058"/>
    <w:rsid w:val="003462B6"/>
    <w:rsid w:val="003469DE"/>
    <w:rsid w:val="00346E1D"/>
    <w:rsid w:val="003475BC"/>
    <w:rsid w:val="003544FF"/>
    <w:rsid w:val="00356856"/>
    <w:rsid w:val="0035736F"/>
    <w:rsid w:val="0036086C"/>
    <w:rsid w:val="00361833"/>
    <w:rsid w:val="003620A4"/>
    <w:rsid w:val="00364FDD"/>
    <w:rsid w:val="00365B36"/>
    <w:rsid w:val="00365B41"/>
    <w:rsid w:val="003664D0"/>
    <w:rsid w:val="003672CB"/>
    <w:rsid w:val="003677FE"/>
    <w:rsid w:val="003702DF"/>
    <w:rsid w:val="0037063E"/>
    <w:rsid w:val="003725C4"/>
    <w:rsid w:val="003730B4"/>
    <w:rsid w:val="00373381"/>
    <w:rsid w:val="0037342F"/>
    <w:rsid w:val="003734D7"/>
    <w:rsid w:val="00374256"/>
    <w:rsid w:val="00376175"/>
    <w:rsid w:val="003819C0"/>
    <w:rsid w:val="0038251F"/>
    <w:rsid w:val="003826AF"/>
    <w:rsid w:val="00382E75"/>
    <w:rsid w:val="003832CB"/>
    <w:rsid w:val="00383EA5"/>
    <w:rsid w:val="003841B2"/>
    <w:rsid w:val="00384A0A"/>
    <w:rsid w:val="00384EDA"/>
    <w:rsid w:val="003870B5"/>
    <w:rsid w:val="0038747D"/>
    <w:rsid w:val="003930D1"/>
    <w:rsid w:val="003936C3"/>
    <w:rsid w:val="00395244"/>
    <w:rsid w:val="0039630A"/>
    <w:rsid w:val="0039645E"/>
    <w:rsid w:val="003974A6"/>
    <w:rsid w:val="00397B30"/>
    <w:rsid w:val="003A2868"/>
    <w:rsid w:val="003A3755"/>
    <w:rsid w:val="003A3B54"/>
    <w:rsid w:val="003A441E"/>
    <w:rsid w:val="003A46B4"/>
    <w:rsid w:val="003A57D3"/>
    <w:rsid w:val="003A74D3"/>
    <w:rsid w:val="003A7BB3"/>
    <w:rsid w:val="003A7D7A"/>
    <w:rsid w:val="003B0432"/>
    <w:rsid w:val="003B15F1"/>
    <w:rsid w:val="003B214D"/>
    <w:rsid w:val="003B309D"/>
    <w:rsid w:val="003B3125"/>
    <w:rsid w:val="003B35DB"/>
    <w:rsid w:val="003B385C"/>
    <w:rsid w:val="003B5AB3"/>
    <w:rsid w:val="003B5DE8"/>
    <w:rsid w:val="003B5FDB"/>
    <w:rsid w:val="003B6250"/>
    <w:rsid w:val="003C0BF1"/>
    <w:rsid w:val="003C0C6D"/>
    <w:rsid w:val="003C33CF"/>
    <w:rsid w:val="003C3E62"/>
    <w:rsid w:val="003C6BB0"/>
    <w:rsid w:val="003C6DC0"/>
    <w:rsid w:val="003C7523"/>
    <w:rsid w:val="003C7BF1"/>
    <w:rsid w:val="003D0282"/>
    <w:rsid w:val="003D06EC"/>
    <w:rsid w:val="003D0A60"/>
    <w:rsid w:val="003D37BB"/>
    <w:rsid w:val="003D3D57"/>
    <w:rsid w:val="003D5DA0"/>
    <w:rsid w:val="003D5EB2"/>
    <w:rsid w:val="003D6350"/>
    <w:rsid w:val="003D765B"/>
    <w:rsid w:val="003D786A"/>
    <w:rsid w:val="003D7EB5"/>
    <w:rsid w:val="003E103D"/>
    <w:rsid w:val="003E1B2D"/>
    <w:rsid w:val="003E2A78"/>
    <w:rsid w:val="003E32D3"/>
    <w:rsid w:val="003E3E00"/>
    <w:rsid w:val="003E64CC"/>
    <w:rsid w:val="003E6ED7"/>
    <w:rsid w:val="003E794F"/>
    <w:rsid w:val="003E7EF7"/>
    <w:rsid w:val="003F3727"/>
    <w:rsid w:val="003F3A00"/>
    <w:rsid w:val="003F3BD6"/>
    <w:rsid w:val="003F6208"/>
    <w:rsid w:val="003F7F13"/>
    <w:rsid w:val="00401D3F"/>
    <w:rsid w:val="00403EE1"/>
    <w:rsid w:val="00404E77"/>
    <w:rsid w:val="00405974"/>
    <w:rsid w:val="00405AD2"/>
    <w:rsid w:val="00406C7C"/>
    <w:rsid w:val="00406C98"/>
    <w:rsid w:val="0041049F"/>
    <w:rsid w:val="004105DA"/>
    <w:rsid w:val="00410B8D"/>
    <w:rsid w:val="004111D9"/>
    <w:rsid w:val="0041333F"/>
    <w:rsid w:val="00414E62"/>
    <w:rsid w:val="00414F7F"/>
    <w:rsid w:val="0041576B"/>
    <w:rsid w:val="00415D70"/>
    <w:rsid w:val="00415F1C"/>
    <w:rsid w:val="004203DF"/>
    <w:rsid w:val="00423129"/>
    <w:rsid w:val="00423C4B"/>
    <w:rsid w:val="00423F77"/>
    <w:rsid w:val="004241DA"/>
    <w:rsid w:val="00424336"/>
    <w:rsid w:val="00426791"/>
    <w:rsid w:val="00426798"/>
    <w:rsid w:val="004275F8"/>
    <w:rsid w:val="004302B6"/>
    <w:rsid w:val="00430390"/>
    <w:rsid w:val="00430B6D"/>
    <w:rsid w:val="00431BD5"/>
    <w:rsid w:val="0043215D"/>
    <w:rsid w:val="00432369"/>
    <w:rsid w:val="00432EAE"/>
    <w:rsid w:val="00432FFB"/>
    <w:rsid w:val="0043454F"/>
    <w:rsid w:val="004350E9"/>
    <w:rsid w:val="00437036"/>
    <w:rsid w:val="004372BF"/>
    <w:rsid w:val="00440DA4"/>
    <w:rsid w:val="00441E67"/>
    <w:rsid w:val="004426DB"/>
    <w:rsid w:val="0044315C"/>
    <w:rsid w:val="0044439C"/>
    <w:rsid w:val="00444CEA"/>
    <w:rsid w:val="00445306"/>
    <w:rsid w:val="00450157"/>
    <w:rsid w:val="0045195D"/>
    <w:rsid w:val="00451BEF"/>
    <w:rsid w:val="00452BBB"/>
    <w:rsid w:val="00452E93"/>
    <w:rsid w:val="004532FB"/>
    <w:rsid w:val="0045451B"/>
    <w:rsid w:val="00454E79"/>
    <w:rsid w:val="004556E6"/>
    <w:rsid w:val="004563A2"/>
    <w:rsid w:val="0045686A"/>
    <w:rsid w:val="00456D65"/>
    <w:rsid w:val="0046144D"/>
    <w:rsid w:val="004629B8"/>
    <w:rsid w:val="004631A2"/>
    <w:rsid w:val="00463241"/>
    <w:rsid w:val="0046532F"/>
    <w:rsid w:val="00465B75"/>
    <w:rsid w:val="00466CA8"/>
    <w:rsid w:val="0046794F"/>
    <w:rsid w:val="004702B5"/>
    <w:rsid w:val="00470AE4"/>
    <w:rsid w:val="00470AFC"/>
    <w:rsid w:val="00470CE8"/>
    <w:rsid w:val="0047278A"/>
    <w:rsid w:val="00474661"/>
    <w:rsid w:val="0047484F"/>
    <w:rsid w:val="00475125"/>
    <w:rsid w:val="00476912"/>
    <w:rsid w:val="0048036D"/>
    <w:rsid w:val="004807DB"/>
    <w:rsid w:val="00481645"/>
    <w:rsid w:val="00483753"/>
    <w:rsid w:val="004853B5"/>
    <w:rsid w:val="00486576"/>
    <w:rsid w:val="004867AC"/>
    <w:rsid w:val="00487A7A"/>
    <w:rsid w:val="004903A1"/>
    <w:rsid w:val="00490C18"/>
    <w:rsid w:val="00490C54"/>
    <w:rsid w:val="00491080"/>
    <w:rsid w:val="00491C5A"/>
    <w:rsid w:val="004933C4"/>
    <w:rsid w:val="00493AF1"/>
    <w:rsid w:val="00496388"/>
    <w:rsid w:val="004967E6"/>
    <w:rsid w:val="00497926"/>
    <w:rsid w:val="004A0845"/>
    <w:rsid w:val="004A0F62"/>
    <w:rsid w:val="004A2135"/>
    <w:rsid w:val="004A30B3"/>
    <w:rsid w:val="004A3CD9"/>
    <w:rsid w:val="004A4620"/>
    <w:rsid w:val="004A52DE"/>
    <w:rsid w:val="004A7785"/>
    <w:rsid w:val="004B0914"/>
    <w:rsid w:val="004B155D"/>
    <w:rsid w:val="004B289A"/>
    <w:rsid w:val="004B3679"/>
    <w:rsid w:val="004B37E0"/>
    <w:rsid w:val="004B53DB"/>
    <w:rsid w:val="004B6094"/>
    <w:rsid w:val="004B6C2A"/>
    <w:rsid w:val="004B6F54"/>
    <w:rsid w:val="004B7EFA"/>
    <w:rsid w:val="004C1E8E"/>
    <w:rsid w:val="004C23D0"/>
    <w:rsid w:val="004C2F5B"/>
    <w:rsid w:val="004C2FD2"/>
    <w:rsid w:val="004C3314"/>
    <w:rsid w:val="004C3E29"/>
    <w:rsid w:val="004C3EFA"/>
    <w:rsid w:val="004C3F2A"/>
    <w:rsid w:val="004C4FA7"/>
    <w:rsid w:val="004C56BD"/>
    <w:rsid w:val="004C5D74"/>
    <w:rsid w:val="004C6D75"/>
    <w:rsid w:val="004C739A"/>
    <w:rsid w:val="004C7FCE"/>
    <w:rsid w:val="004D03A9"/>
    <w:rsid w:val="004D0E2E"/>
    <w:rsid w:val="004D1C11"/>
    <w:rsid w:val="004D3754"/>
    <w:rsid w:val="004D5FDE"/>
    <w:rsid w:val="004D7252"/>
    <w:rsid w:val="004E0090"/>
    <w:rsid w:val="004E0962"/>
    <w:rsid w:val="004E0D17"/>
    <w:rsid w:val="004E1342"/>
    <w:rsid w:val="004E396D"/>
    <w:rsid w:val="004E49B8"/>
    <w:rsid w:val="004E628B"/>
    <w:rsid w:val="004E712F"/>
    <w:rsid w:val="004F0202"/>
    <w:rsid w:val="004F0802"/>
    <w:rsid w:val="004F0D68"/>
    <w:rsid w:val="004F33CB"/>
    <w:rsid w:val="004F3A2E"/>
    <w:rsid w:val="004F4011"/>
    <w:rsid w:val="004F60A3"/>
    <w:rsid w:val="00500813"/>
    <w:rsid w:val="005014C4"/>
    <w:rsid w:val="005015D7"/>
    <w:rsid w:val="005016B4"/>
    <w:rsid w:val="0050250D"/>
    <w:rsid w:val="00504368"/>
    <w:rsid w:val="0050484E"/>
    <w:rsid w:val="00504A00"/>
    <w:rsid w:val="00505D97"/>
    <w:rsid w:val="00511613"/>
    <w:rsid w:val="00513EA8"/>
    <w:rsid w:val="0051442C"/>
    <w:rsid w:val="00514C8E"/>
    <w:rsid w:val="00516A96"/>
    <w:rsid w:val="00516DE2"/>
    <w:rsid w:val="00517766"/>
    <w:rsid w:val="00517AC0"/>
    <w:rsid w:val="005205E9"/>
    <w:rsid w:val="005209A5"/>
    <w:rsid w:val="005244F9"/>
    <w:rsid w:val="00526857"/>
    <w:rsid w:val="0052779F"/>
    <w:rsid w:val="00527B75"/>
    <w:rsid w:val="005302F0"/>
    <w:rsid w:val="00533757"/>
    <w:rsid w:val="005347CD"/>
    <w:rsid w:val="00534B7F"/>
    <w:rsid w:val="00534BE7"/>
    <w:rsid w:val="0053611E"/>
    <w:rsid w:val="00540059"/>
    <w:rsid w:val="00540E93"/>
    <w:rsid w:val="005417A1"/>
    <w:rsid w:val="00542E54"/>
    <w:rsid w:val="00543068"/>
    <w:rsid w:val="005439EA"/>
    <w:rsid w:val="00543A78"/>
    <w:rsid w:val="00543A81"/>
    <w:rsid w:val="005444CC"/>
    <w:rsid w:val="00544F7E"/>
    <w:rsid w:val="005462D6"/>
    <w:rsid w:val="00550950"/>
    <w:rsid w:val="00550B3F"/>
    <w:rsid w:val="0055306E"/>
    <w:rsid w:val="005533D4"/>
    <w:rsid w:val="00554D8E"/>
    <w:rsid w:val="00555D3B"/>
    <w:rsid w:val="00556454"/>
    <w:rsid w:val="005567EF"/>
    <w:rsid w:val="00557601"/>
    <w:rsid w:val="00566000"/>
    <w:rsid w:val="00566447"/>
    <w:rsid w:val="005674CF"/>
    <w:rsid w:val="00570A7C"/>
    <w:rsid w:val="00570F84"/>
    <w:rsid w:val="005710BF"/>
    <w:rsid w:val="0057258A"/>
    <w:rsid w:val="00574074"/>
    <w:rsid w:val="00574459"/>
    <w:rsid w:val="0057564D"/>
    <w:rsid w:val="00575ACC"/>
    <w:rsid w:val="00576389"/>
    <w:rsid w:val="00576648"/>
    <w:rsid w:val="00577C3A"/>
    <w:rsid w:val="00581BE6"/>
    <w:rsid w:val="00583FB2"/>
    <w:rsid w:val="005845C9"/>
    <w:rsid w:val="00584C5D"/>
    <w:rsid w:val="00587654"/>
    <w:rsid w:val="005904CF"/>
    <w:rsid w:val="0059083B"/>
    <w:rsid w:val="005911B1"/>
    <w:rsid w:val="00591E4C"/>
    <w:rsid w:val="00593DDC"/>
    <w:rsid w:val="0059517E"/>
    <w:rsid w:val="00595218"/>
    <w:rsid w:val="005967F2"/>
    <w:rsid w:val="00596F6F"/>
    <w:rsid w:val="00597196"/>
    <w:rsid w:val="005A0AE6"/>
    <w:rsid w:val="005A0E6A"/>
    <w:rsid w:val="005A1646"/>
    <w:rsid w:val="005A2A93"/>
    <w:rsid w:val="005A331F"/>
    <w:rsid w:val="005A4523"/>
    <w:rsid w:val="005A473B"/>
    <w:rsid w:val="005A6639"/>
    <w:rsid w:val="005A6F08"/>
    <w:rsid w:val="005A7476"/>
    <w:rsid w:val="005A7557"/>
    <w:rsid w:val="005B1094"/>
    <w:rsid w:val="005B1616"/>
    <w:rsid w:val="005B2087"/>
    <w:rsid w:val="005B21D0"/>
    <w:rsid w:val="005B2285"/>
    <w:rsid w:val="005B2B7E"/>
    <w:rsid w:val="005B2D0A"/>
    <w:rsid w:val="005B3E23"/>
    <w:rsid w:val="005B57EA"/>
    <w:rsid w:val="005B7461"/>
    <w:rsid w:val="005C00E1"/>
    <w:rsid w:val="005C0402"/>
    <w:rsid w:val="005C06E8"/>
    <w:rsid w:val="005C3241"/>
    <w:rsid w:val="005C4452"/>
    <w:rsid w:val="005C6655"/>
    <w:rsid w:val="005C78AF"/>
    <w:rsid w:val="005D099F"/>
    <w:rsid w:val="005D09BE"/>
    <w:rsid w:val="005D135E"/>
    <w:rsid w:val="005D2713"/>
    <w:rsid w:val="005D4C3B"/>
    <w:rsid w:val="005D5011"/>
    <w:rsid w:val="005D6A81"/>
    <w:rsid w:val="005D6B4F"/>
    <w:rsid w:val="005D7236"/>
    <w:rsid w:val="005D78A9"/>
    <w:rsid w:val="005E0C8E"/>
    <w:rsid w:val="005E334E"/>
    <w:rsid w:val="005E5CE5"/>
    <w:rsid w:val="005E6DDA"/>
    <w:rsid w:val="005E70E3"/>
    <w:rsid w:val="005E758D"/>
    <w:rsid w:val="005F03C4"/>
    <w:rsid w:val="005F1406"/>
    <w:rsid w:val="005F22DD"/>
    <w:rsid w:val="005F294C"/>
    <w:rsid w:val="005F31C5"/>
    <w:rsid w:val="005F5F00"/>
    <w:rsid w:val="005F61D7"/>
    <w:rsid w:val="005F634D"/>
    <w:rsid w:val="005F696B"/>
    <w:rsid w:val="005F6D63"/>
    <w:rsid w:val="005F7085"/>
    <w:rsid w:val="005F7D91"/>
    <w:rsid w:val="00600979"/>
    <w:rsid w:val="0060253D"/>
    <w:rsid w:val="00602B9F"/>
    <w:rsid w:val="00603343"/>
    <w:rsid w:val="00604611"/>
    <w:rsid w:val="0060645C"/>
    <w:rsid w:val="00611282"/>
    <w:rsid w:val="00611A3E"/>
    <w:rsid w:val="00611F9B"/>
    <w:rsid w:val="0061216E"/>
    <w:rsid w:val="006123C0"/>
    <w:rsid w:val="0061286A"/>
    <w:rsid w:val="0061363B"/>
    <w:rsid w:val="00615EA1"/>
    <w:rsid w:val="00620031"/>
    <w:rsid w:val="00620D8D"/>
    <w:rsid w:val="0062186E"/>
    <w:rsid w:val="0062199F"/>
    <w:rsid w:val="0062380A"/>
    <w:rsid w:val="00623890"/>
    <w:rsid w:val="0062412F"/>
    <w:rsid w:val="0062674F"/>
    <w:rsid w:val="00626A6E"/>
    <w:rsid w:val="00626E64"/>
    <w:rsid w:val="00627900"/>
    <w:rsid w:val="0063112D"/>
    <w:rsid w:val="00631405"/>
    <w:rsid w:val="006324FD"/>
    <w:rsid w:val="00633479"/>
    <w:rsid w:val="006343D1"/>
    <w:rsid w:val="006347D8"/>
    <w:rsid w:val="00636064"/>
    <w:rsid w:val="00640F22"/>
    <w:rsid w:val="006424B1"/>
    <w:rsid w:val="00642EEF"/>
    <w:rsid w:val="006433D5"/>
    <w:rsid w:val="00644A42"/>
    <w:rsid w:val="006452DF"/>
    <w:rsid w:val="00646212"/>
    <w:rsid w:val="006478C5"/>
    <w:rsid w:val="00650779"/>
    <w:rsid w:val="00655DE3"/>
    <w:rsid w:val="00656587"/>
    <w:rsid w:val="0065669F"/>
    <w:rsid w:val="00657E77"/>
    <w:rsid w:val="006609B6"/>
    <w:rsid w:val="00662249"/>
    <w:rsid w:val="0066245E"/>
    <w:rsid w:val="006644A8"/>
    <w:rsid w:val="006669F5"/>
    <w:rsid w:val="0066721A"/>
    <w:rsid w:val="00671BA3"/>
    <w:rsid w:val="00672391"/>
    <w:rsid w:val="00672BFF"/>
    <w:rsid w:val="0067418C"/>
    <w:rsid w:val="0067486A"/>
    <w:rsid w:val="0067641C"/>
    <w:rsid w:val="00676E88"/>
    <w:rsid w:val="00677295"/>
    <w:rsid w:val="00677790"/>
    <w:rsid w:val="00677F12"/>
    <w:rsid w:val="00680EA1"/>
    <w:rsid w:val="00683BBF"/>
    <w:rsid w:val="00684488"/>
    <w:rsid w:val="0068721A"/>
    <w:rsid w:val="006879D2"/>
    <w:rsid w:val="00690061"/>
    <w:rsid w:val="0069037D"/>
    <w:rsid w:val="00691D26"/>
    <w:rsid w:val="006923C5"/>
    <w:rsid w:val="00693603"/>
    <w:rsid w:val="00694660"/>
    <w:rsid w:val="006963F5"/>
    <w:rsid w:val="006A2CB7"/>
    <w:rsid w:val="006A56C0"/>
    <w:rsid w:val="006A59CE"/>
    <w:rsid w:val="006A5E32"/>
    <w:rsid w:val="006A719B"/>
    <w:rsid w:val="006A7D8D"/>
    <w:rsid w:val="006B00E4"/>
    <w:rsid w:val="006B0233"/>
    <w:rsid w:val="006B118B"/>
    <w:rsid w:val="006B22A4"/>
    <w:rsid w:val="006B5FFB"/>
    <w:rsid w:val="006B71CA"/>
    <w:rsid w:val="006C007A"/>
    <w:rsid w:val="006C06E8"/>
    <w:rsid w:val="006C0DAB"/>
    <w:rsid w:val="006C1629"/>
    <w:rsid w:val="006C1EBF"/>
    <w:rsid w:val="006C236F"/>
    <w:rsid w:val="006C2E4A"/>
    <w:rsid w:val="006C4788"/>
    <w:rsid w:val="006C55D7"/>
    <w:rsid w:val="006D09C2"/>
    <w:rsid w:val="006D2075"/>
    <w:rsid w:val="006D2D91"/>
    <w:rsid w:val="006D3FE7"/>
    <w:rsid w:val="006D6DB1"/>
    <w:rsid w:val="006D7666"/>
    <w:rsid w:val="006D7C5E"/>
    <w:rsid w:val="006E0086"/>
    <w:rsid w:val="006E064B"/>
    <w:rsid w:val="006E07A3"/>
    <w:rsid w:val="006E0B7F"/>
    <w:rsid w:val="006E179B"/>
    <w:rsid w:val="006E2378"/>
    <w:rsid w:val="006E2A27"/>
    <w:rsid w:val="006E57FE"/>
    <w:rsid w:val="006E5B28"/>
    <w:rsid w:val="006E5F42"/>
    <w:rsid w:val="006E6630"/>
    <w:rsid w:val="006E6689"/>
    <w:rsid w:val="006F036C"/>
    <w:rsid w:val="006F0857"/>
    <w:rsid w:val="006F2FEE"/>
    <w:rsid w:val="006F3C1D"/>
    <w:rsid w:val="006F4DA9"/>
    <w:rsid w:val="006F4F33"/>
    <w:rsid w:val="006F5798"/>
    <w:rsid w:val="006F6737"/>
    <w:rsid w:val="00705061"/>
    <w:rsid w:val="0070575F"/>
    <w:rsid w:val="00706BDA"/>
    <w:rsid w:val="007128D5"/>
    <w:rsid w:val="007129B1"/>
    <w:rsid w:val="0071538B"/>
    <w:rsid w:val="00716B20"/>
    <w:rsid w:val="00716F6E"/>
    <w:rsid w:val="007171AB"/>
    <w:rsid w:val="0071758D"/>
    <w:rsid w:val="0072229E"/>
    <w:rsid w:val="00725361"/>
    <w:rsid w:val="0072663C"/>
    <w:rsid w:val="00727362"/>
    <w:rsid w:val="007304B8"/>
    <w:rsid w:val="00731A26"/>
    <w:rsid w:val="007321D1"/>
    <w:rsid w:val="00732F8C"/>
    <w:rsid w:val="00735840"/>
    <w:rsid w:val="00735D01"/>
    <w:rsid w:val="007370FE"/>
    <w:rsid w:val="00737AF5"/>
    <w:rsid w:val="00740967"/>
    <w:rsid w:val="0074105D"/>
    <w:rsid w:val="0074164E"/>
    <w:rsid w:val="00742484"/>
    <w:rsid w:val="00742836"/>
    <w:rsid w:val="007439A6"/>
    <w:rsid w:val="00744915"/>
    <w:rsid w:val="00744BA2"/>
    <w:rsid w:val="00744C3F"/>
    <w:rsid w:val="00744D4A"/>
    <w:rsid w:val="00744FA5"/>
    <w:rsid w:val="00745128"/>
    <w:rsid w:val="00745C9C"/>
    <w:rsid w:val="00750230"/>
    <w:rsid w:val="007503FA"/>
    <w:rsid w:val="007516B7"/>
    <w:rsid w:val="00751826"/>
    <w:rsid w:val="007525C7"/>
    <w:rsid w:val="007537F7"/>
    <w:rsid w:val="00753FB7"/>
    <w:rsid w:val="00756DF9"/>
    <w:rsid w:val="00757348"/>
    <w:rsid w:val="007578A6"/>
    <w:rsid w:val="00757C1A"/>
    <w:rsid w:val="0076096E"/>
    <w:rsid w:val="007615FF"/>
    <w:rsid w:val="00761662"/>
    <w:rsid w:val="0076274B"/>
    <w:rsid w:val="00762A20"/>
    <w:rsid w:val="00763475"/>
    <w:rsid w:val="0076406C"/>
    <w:rsid w:val="007645D2"/>
    <w:rsid w:val="007656E3"/>
    <w:rsid w:val="0076608F"/>
    <w:rsid w:val="00767002"/>
    <w:rsid w:val="00767871"/>
    <w:rsid w:val="007722F8"/>
    <w:rsid w:val="00776206"/>
    <w:rsid w:val="0077654C"/>
    <w:rsid w:val="00777A8B"/>
    <w:rsid w:val="00777C10"/>
    <w:rsid w:val="00777E6F"/>
    <w:rsid w:val="00781D36"/>
    <w:rsid w:val="00782EC3"/>
    <w:rsid w:val="00783D80"/>
    <w:rsid w:val="00783DB3"/>
    <w:rsid w:val="007848AC"/>
    <w:rsid w:val="00784929"/>
    <w:rsid w:val="00784BE6"/>
    <w:rsid w:val="00784D95"/>
    <w:rsid w:val="00793246"/>
    <w:rsid w:val="00793F98"/>
    <w:rsid w:val="00795618"/>
    <w:rsid w:val="0079598B"/>
    <w:rsid w:val="00796ED6"/>
    <w:rsid w:val="007A044E"/>
    <w:rsid w:val="007A07CD"/>
    <w:rsid w:val="007A12FB"/>
    <w:rsid w:val="007A274B"/>
    <w:rsid w:val="007A40D0"/>
    <w:rsid w:val="007A54F7"/>
    <w:rsid w:val="007A5CB5"/>
    <w:rsid w:val="007A655A"/>
    <w:rsid w:val="007B0A71"/>
    <w:rsid w:val="007B0CD2"/>
    <w:rsid w:val="007B0FE7"/>
    <w:rsid w:val="007B1278"/>
    <w:rsid w:val="007B1DBF"/>
    <w:rsid w:val="007B2190"/>
    <w:rsid w:val="007B2C4A"/>
    <w:rsid w:val="007B3C4B"/>
    <w:rsid w:val="007B6270"/>
    <w:rsid w:val="007B77FD"/>
    <w:rsid w:val="007B7A50"/>
    <w:rsid w:val="007B7E9B"/>
    <w:rsid w:val="007C2852"/>
    <w:rsid w:val="007C2F9F"/>
    <w:rsid w:val="007C651F"/>
    <w:rsid w:val="007C6ACE"/>
    <w:rsid w:val="007C7889"/>
    <w:rsid w:val="007D129F"/>
    <w:rsid w:val="007D281F"/>
    <w:rsid w:val="007D58A7"/>
    <w:rsid w:val="007D6071"/>
    <w:rsid w:val="007D7CCA"/>
    <w:rsid w:val="007E1EF4"/>
    <w:rsid w:val="007E20DD"/>
    <w:rsid w:val="007E20FF"/>
    <w:rsid w:val="007E545F"/>
    <w:rsid w:val="007E5F18"/>
    <w:rsid w:val="007E7FAB"/>
    <w:rsid w:val="007F2761"/>
    <w:rsid w:val="007F59FB"/>
    <w:rsid w:val="007F6861"/>
    <w:rsid w:val="007F6A87"/>
    <w:rsid w:val="007F6BFC"/>
    <w:rsid w:val="00802680"/>
    <w:rsid w:val="0080367B"/>
    <w:rsid w:val="00805FAC"/>
    <w:rsid w:val="00807577"/>
    <w:rsid w:val="0081076D"/>
    <w:rsid w:val="0081267B"/>
    <w:rsid w:val="0081306A"/>
    <w:rsid w:val="008137A2"/>
    <w:rsid w:val="00813892"/>
    <w:rsid w:val="00813DB6"/>
    <w:rsid w:val="00815A14"/>
    <w:rsid w:val="008160E3"/>
    <w:rsid w:val="00816CA4"/>
    <w:rsid w:val="00820351"/>
    <w:rsid w:val="00821348"/>
    <w:rsid w:val="00821842"/>
    <w:rsid w:val="008234E8"/>
    <w:rsid w:val="00823583"/>
    <w:rsid w:val="00823EDC"/>
    <w:rsid w:val="008252DC"/>
    <w:rsid w:val="0083570A"/>
    <w:rsid w:val="00835B19"/>
    <w:rsid w:val="008369CC"/>
    <w:rsid w:val="00836B41"/>
    <w:rsid w:val="00840117"/>
    <w:rsid w:val="00841867"/>
    <w:rsid w:val="008424B2"/>
    <w:rsid w:val="0084268D"/>
    <w:rsid w:val="00845515"/>
    <w:rsid w:val="0084601D"/>
    <w:rsid w:val="0084634D"/>
    <w:rsid w:val="00847174"/>
    <w:rsid w:val="00847C5E"/>
    <w:rsid w:val="00850154"/>
    <w:rsid w:val="00850543"/>
    <w:rsid w:val="00850A53"/>
    <w:rsid w:val="00851825"/>
    <w:rsid w:val="00852747"/>
    <w:rsid w:val="00852BA1"/>
    <w:rsid w:val="00854D13"/>
    <w:rsid w:val="008604B1"/>
    <w:rsid w:val="00860BB9"/>
    <w:rsid w:val="008627DD"/>
    <w:rsid w:val="008653EB"/>
    <w:rsid w:val="00865599"/>
    <w:rsid w:val="00867AF1"/>
    <w:rsid w:val="00867F23"/>
    <w:rsid w:val="008723A5"/>
    <w:rsid w:val="00872659"/>
    <w:rsid w:val="00874589"/>
    <w:rsid w:val="00874F55"/>
    <w:rsid w:val="00875A17"/>
    <w:rsid w:val="00876447"/>
    <w:rsid w:val="0088047C"/>
    <w:rsid w:val="00881942"/>
    <w:rsid w:val="00881C0E"/>
    <w:rsid w:val="00883178"/>
    <w:rsid w:val="0088369C"/>
    <w:rsid w:val="00885E7B"/>
    <w:rsid w:val="00885EE6"/>
    <w:rsid w:val="00887B4B"/>
    <w:rsid w:val="00890422"/>
    <w:rsid w:val="00890AFC"/>
    <w:rsid w:val="00891DDF"/>
    <w:rsid w:val="008923A9"/>
    <w:rsid w:val="00892888"/>
    <w:rsid w:val="00893044"/>
    <w:rsid w:val="0089347B"/>
    <w:rsid w:val="008943A5"/>
    <w:rsid w:val="008961F1"/>
    <w:rsid w:val="008978CB"/>
    <w:rsid w:val="008A37E6"/>
    <w:rsid w:val="008A427F"/>
    <w:rsid w:val="008A5DB8"/>
    <w:rsid w:val="008A633B"/>
    <w:rsid w:val="008A7D6E"/>
    <w:rsid w:val="008B0130"/>
    <w:rsid w:val="008B0515"/>
    <w:rsid w:val="008B1CE2"/>
    <w:rsid w:val="008B1E15"/>
    <w:rsid w:val="008B1F8B"/>
    <w:rsid w:val="008B481F"/>
    <w:rsid w:val="008B4847"/>
    <w:rsid w:val="008B69CB"/>
    <w:rsid w:val="008C035D"/>
    <w:rsid w:val="008C0F09"/>
    <w:rsid w:val="008C2837"/>
    <w:rsid w:val="008C2FD1"/>
    <w:rsid w:val="008C569A"/>
    <w:rsid w:val="008C5A48"/>
    <w:rsid w:val="008C6B56"/>
    <w:rsid w:val="008C7242"/>
    <w:rsid w:val="008C7BF9"/>
    <w:rsid w:val="008D26E3"/>
    <w:rsid w:val="008D3F55"/>
    <w:rsid w:val="008D469E"/>
    <w:rsid w:val="008D48A7"/>
    <w:rsid w:val="008D5355"/>
    <w:rsid w:val="008D5528"/>
    <w:rsid w:val="008D630F"/>
    <w:rsid w:val="008E06E4"/>
    <w:rsid w:val="008E290D"/>
    <w:rsid w:val="008E3011"/>
    <w:rsid w:val="008E37F0"/>
    <w:rsid w:val="008E5AD9"/>
    <w:rsid w:val="008E7250"/>
    <w:rsid w:val="008E7BE9"/>
    <w:rsid w:val="008EF59C"/>
    <w:rsid w:val="008F0C5D"/>
    <w:rsid w:val="008F1145"/>
    <w:rsid w:val="008F1B70"/>
    <w:rsid w:val="008F1C56"/>
    <w:rsid w:val="008F1DF7"/>
    <w:rsid w:val="008F23B3"/>
    <w:rsid w:val="008F2B35"/>
    <w:rsid w:val="008F2C92"/>
    <w:rsid w:val="008F32F1"/>
    <w:rsid w:val="008F366C"/>
    <w:rsid w:val="008F45B2"/>
    <w:rsid w:val="008F4C12"/>
    <w:rsid w:val="008F55FC"/>
    <w:rsid w:val="008F5AD0"/>
    <w:rsid w:val="008F5BFC"/>
    <w:rsid w:val="008F6BF2"/>
    <w:rsid w:val="008F6EB4"/>
    <w:rsid w:val="00900DB3"/>
    <w:rsid w:val="00904283"/>
    <w:rsid w:val="00906497"/>
    <w:rsid w:val="00906B42"/>
    <w:rsid w:val="00906BE8"/>
    <w:rsid w:val="009075E0"/>
    <w:rsid w:val="0091010D"/>
    <w:rsid w:val="00912F1E"/>
    <w:rsid w:val="00912F38"/>
    <w:rsid w:val="00915681"/>
    <w:rsid w:val="009162CD"/>
    <w:rsid w:val="009172FF"/>
    <w:rsid w:val="0092121F"/>
    <w:rsid w:val="00923154"/>
    <w:rsid w:val="00923599"/>
    <w:rsid w:val="00924134"/>
    <w:rsid w:val="00925103"/>
    <w:rsid w:val="0092551E"/>
    <w:rsid w:val="00927DBC"/>
    <w:rsid w:val="00932366"/>
    <w:rsid w:val="00933882"/>
    <w:rsid w:val="00933DAF"/>
    <w:rsid w:val="00934720"/>
    <w:rsid w:val="00934EDF"/>
    <w:rsid w:val="00940891"/>
    <w:rsid w:val="00940E5D"/>
    <w:rsid w:val="00941D38"/>
    <w:rsid w:val="00943B73"/>
    <w:rsid w:val="00943E43"/>
    <w:rsid w:val="009451BE"/>
    <w:rsid w:val="00945BB0"/>
    <w:rsid w:val="00945F0F"/>
    <w:rsid w:val="00946813"/>
    <w:rsid w:val="00946FAB"/>
    <w:rsid w:val="009505DF"/>
    <w:rsid w:val="009513A9"/>
    <w:rsid w:val="009516E1"/>
    <w:rsid w:val="00952174"/>
    <w:rsid w:val="009527C3"/>
    <w:rsid w:val="00955D2D"/>
    <w:rsid w:val="00956054"/>
    <w:rsid w:val="00956302"/>
    <w:rsid w:val="009564F3"/>
    <w:rsid w:val="00960326"/>
    <w:rsid w:val="00961957"/>
    <w:rsid w:val="00961BFF"/>
    <w:rsid w:val="00962428"/>
    <w:rsid w:val="009629D1"/>
    <w:rsid w:val="009645F9"/>
    <w:rsid w:val="00964AEA"/>
    <w:rsid w:val="00964C18"/>
    <w:rsid w:val="00964CFE"/>
    <w:rsid w:val="00964DD3"/>
    <w:rsid w:val="009656F8"/>
    <w:rsid w:val="00965A53"/>
    <w:rsid w:val="00966B49"/>
    <w:rsid w:val="00970C03"/>
    <w:rsid w:val="0097281F"/>
    <w:rsid w:val="00972E47"/>
    <w:rsid w:val="00973125"/>
    <w:rsid w:val="00973FF5"/>
    <w:rsid w:val="009749DA"/>
    <w:rsid w:val="009770D8"/>
    <w:rsid w:val="00977969"/>
    <w:rsid w:val="00980DD1"/>
    <w:rsid w:val="0098112D"/>
    <w:rsid w:val="009832A1"/>
    <w:rsid w:val="009875C9"/>
    <w:rsid w:val="00990366"/>
    <w:rsid w:val="00990431"/>
    <w:rsid w:val="009927F7"/>
    <w:rsid w:val="009932FF"/>
    <w:rsid w:val="009952F9"/>
    <w:rsid w:val="00995BA9"/>
    <w:rsid w:val="009972E4"/>
    <w:rsid w:val="009A05D0"/>
    <w:rsid w:val="009A17D4"/>
    <w:rsid w:val="009A2036"/>
    <w:rsid w:val="009A2E04"/>
    <w:rsid w:val="009A3C3E"/>
    <w:rsid w:val="009A4A96"/>
    <w:rsid w:val="009A5EFA"/>
    <w:rsid w:val="009A647F"/>
    <w:rsid w:val="009B029E"/>
    <w:rsid w:val="009B121E"/>
    <w:rsid w:val="009B29D3"/>
    <w:rsid w:val="009B36AF"/>
    <w:rsid w:val="009B696E"/>
    <w:rsid w:val="009B6D84"/>
    <w:rsid w:val="009C006C"/>
    <w:rsid w:val="009C195D"/>
    <w:rsid w:val="009C6ED3"/>
    <w:rsid w:val="009D0BB4"/>
    <w:rsid w:val="009D0D59"/>
    <w:rsid w:val="009D2587"/>
    <w:rsid w:val="009D2E93"/>
    <w:rsid w:val="009D4E34"/>
    <w:rsid w:val="009D514E"/>
    <w:rsid w:val="009D5D9D"/>
    <w:rsid w:val="009D6C36"/>
    <w:rsid w:val="009E0295"/>
    <w:rsid w:val="009E05F0"/>
    <w:rsid w:val="009E0C6E"/>
    <w:rsid w:val="009E0EE8"/>
    <w:rsid w:val="009E2653"/>
    <w:rsid w:val="009E33CB"/>
    <w:rsid w:val="009E4223"/>
    <w:rsid w:val="009E4269"/>
    <w:rsid w:val="009E6B1A"/>
    <w:rsid w:val="009E7CF7"/>
    <w:rsid w:val="009E7F05"/>
    <w:rsid w:val="009F0688"/>
    <w:rsid w:val="009F0D3E"/>
    <w:rsid w:val="009F2FFE"/>
    <w:rsid w:val="009F34CD"/>
    <w:rsid w:val="009F3B10"/>
    <w:rsid w:val="009F66B7"/>
    <w:rsid w:val="009F76C0"/>
    <w:rsid w:val="009F7943"/>
    <w:rsid w:val="009F7963"/>
    <w:rsid w:val="00A029A0"/>
    <w:rsid w:val="00A03A9A"/>
    <w:rsid w:val="00A0527F"/>
    <w:rsid w:val="00A05C42"/>
    <w:rsid w:val="00A05C9A"/>
    <w:rsid w:val="00A0773E"/>
    <w:rsid w:val="00A10EBC"/>
    <w:rsid w:val="00A11556"/>
    <w:rsid w:val="00A11F5E"/>
    <w:rsid w:val="00A135D6"/>
    <w:rsid w:val="00A149F4"/>
    <w:rsid w:val="00A15DF4"/>
    <w:rsid w:val="00A16132"/>
    <w:rsid w:val="00A16238"/>
    <w:rsid w:val="00A17748"/>
    <w:rsid w:val="00A20BA2"/>
    <w:rsid w:val="00A21AC0"/>
    <w:rsid w:val="00A21F24"/>
    <w:rsid w:val="00A2568C"/>
    <w:rsid w:val="00A262B6"/>
    <w:rsid w:val="00A2651E"/>
    <w:rsid w:val="00A265AC"/>
    <w:rsid w:val="00A335A1"/>
    <w:rsid w:val="00A335C7"/>
    <w:rsid w:val="00A33B36"/>
    <w:rsid w:val="00A35A47"/>
    <w:rsid w:val="00A3601B"/>
    <w:rsid w:val="00A36663"/>
    <w:rsid w:val="00A36BCE"/>
    <w:rsid w:val="00A375B4"/>
    <w:rsid w:val="00A37C96"/>
    <w:rsid w:val="00A40154"/>
    <w:rsid w:val="00A40587"/>
    <w:rsid w:val="00A4134B"/>
    <w:rsid w:val="00A41BCD"/>
    <w:rsid w:val="00A42335"/>
    <w:rsid w:val="00A42973"/>
    <w:rsid w:val="00A4346C"/>
    <w:rsid w:val="00A46CA2"/>
    <w:rsid w:val="00A47178"/>
    <w:rsid w:val="00A47A63"/>
    <w:rsid w:val="00A50368"/>
    <w:rsid w:val="00A51265"/>
    <w:rsid w:val="00A51274"/>
    <w:rsid w:val="00A52C7D"/>
    <w:rsid w:val="00A55AD2"/>
    <w:rsid w:val="00A55F38"/>
    <w:rsid w:val="00A566D4"/>
    <w:rsid w:val="00A570AF"/>
    <w:rsid w:val="00A57C9B"/>
    <w:rsid w:val="00A62031"/>
    <w:rsid w:val="00A621E8"/>
    <w:rsid w:val="00A62485"/>
    <w:rsid w:val="00A62871"/>
    <w:rsid w:val="00A62BE4"/>
    <w:rsid w:val="00A62E78"/>
    <w:rsid w:val="00A63484"/>
    <w:rsid w:val="00A63984"/>
    <w:rsid w:val="00A64ACB"/>
    <w:rsid w:val="00A6551A"/>
    <w:rsid w:val="00A6589F"/>
    <w:rsid w:val="00A70C74"/>
    <w:rsid w:val="00A70D38"/>
    <w:rsid w:val="00A72923"/>
    <w:rsid w:val="00A72C13"/>
    <w:rsid w:val="00A72D79"/>
    <w:rsid w:val="00A73AFD"/>
    <w:rsid w:val="00A73E50"/>
    <w:rsid w:val="00A74291"/>
    <w:rsid w:val="00A76094"/>
    <w:rsid w:val="00A81477"/>
    <w:rsid w:val="00A81725"/>
    <w:rsid w:val="00A82290"/>
    <w:rsid w:val="00A82562"/>
    <w:rsid w:val="00A8368F"/>
    <w:rsid w:val="00A838B7"/>
    <w:rsid w:val="00A83AE3"/>
    <w:rsid w:val="00A86A47"/>
    <w:rsid w:val="00A87491"/>
    <w:rsid w:val="00A87DCB"/>
    <w:rsid w:val="00A90024"/>
    <w:rsid w:val="00A958E2"/>
    <w:rsid w:val="00A95DBF"/>
    <w:rsid w:val="00A96728"/>
    <w:rsid w:val="00A96899"/>
    <w:rsid w:val="00A97C0F"/>
    <w:rsid w:val="00AA1F8E"/>
    <w:rsid w:val="00AA2306"/>
    <w:rsid w:val="00AA2BEA"/>
    <w:rsid w:val="00AA2E00"/>
    <w:rsid w:val="00AA3708"/>
    <w:rsid w:val="00AA3C2E"/>
    <w:rsid w:val="00AA49AB"/>
    <w:rsid w:val="00AA5F89"/>
    <w:rsid w:val="00AB1910"/>
    <w:rsid w:val="00AB34BF"/>
    <w:rsid w:val="00AB52D1"/>
    <w:rsid w:val="00AB5909"/>
    <w:rsid w:val="00AC21CD"/>
    <w:rsid w:val="00AC283C"/>
    <w:rsid w:val="00AC41BD"/>
    <w:rsid w:val="00AC6044"/>
    <w:rsid w:val="00AC6347"/>
    <w:rsid w:val="00AD0C78"/>
    <w:rsid w:val="00AD10B6"/>
    <w:rsid w:val="00AD1DA2"/>
    <w:rsid w:val="00AD37E5"/>
    <w:rsid w:val="00AD3C78"/>
    <w:rsid w:val="00AD450C"/>
    <w:rsid w:val="00AD455D"/>
    <w:rsid w:val="00AD46D6"/>
    <w:rsid w:val="00AD78FF"/>
    <w:rsid w:val="00AD7AF6"/>
    <w:rsid w:val="00AE0F28"/>
    <w:rsid w:val="00AE1370"/>
    <w:rsid w:val="00AE176C"/>
    <w:rsid w:val="00AE3DF5"/>
    <w:rsid w:val="00AE51FE"/>
    <w:rsid w:val="00AE6245"/>
    <w:rsid w:val="00AF0C17"/>
    <w:rsid w:val="00AF1B51"/>
    <w:rsid w:val="00AF385B"/>
    <w:rsid w:val="00AF483F"/>
    <w:rsid w:val="00AF4CDF"/>
    <w:rsid w:val="00B00369"/>
    <w:rsid w:val="00B0129C"/>
    <w:rsid w:val="00B01AB2"/>
    <w:rsid w:val="00B04FFA"/>
    <w:rsid w:val="00B05076"/>
    <w:rsid w:val="00B06068"/>
    <w:rsid w:val="00B064D5"/>
    <w:rsid w:val="00B07008"/>
    <w:rsid w:val="00B0780B"/>
    <w:rsid w:val="00B10A58"/>
    <w:rsid w:val="00B11A65"/>
    <w:rsid w:val="00B11B43"/>
    <w:rsid w:val="00B12E77"/>
    <w:rsid w:val="00B13692"/>
    <w:rsid w:val="00B144A5"/>
    <w:rsid w:val="00B14976"/>
    <w:rsid w:val="00B1559E"/>
    <w:rsid w:val="00B15FE1"/>
    <w:rsid w:val="00B17C13"/>
    <w:rsid w:val="00B22EF8"/>
    <w:rsid w:val="00B23503"/>
    <w:rsid w:val="00B252C5"/>
    <w:rsid w:val="00B260EE"/>
    <w:rsid w:val="00B267C4"/>
    <w:rsid w:val="00B30875"/>
    <w:rsid w:val="00B31A7C"/>
    <w:rsid w:val="00B328F3"/>
    <w:rsid w:val="00B33068"/>
    <w:rsid w:val="00B35EE0"/>
    <w:rsid w:val="00B3766A"/>
    <w:rsid w:val="00B403A1"/>
    <w:rsid w:val="00B406A3"/>
    <w:rsid w:val="00B40EC8"/>
    <w:rsid w:val="00B412B3"/>
    <w:rsid w:val="00B41994"/>
    <w:rsid w:val="00B41DA8"/>
    <w:rsid w:val="00B41F43"/>
    <w:rsid w:val="00B422D9"/>
    <w:rsid w:val="00B43043"/>
    <w:rsid w:val="00B450ED"/>
    <w:rsid w:val="00B46824"/>
    <w:rsid w:val="00B47E3C"/>
    <w:rsid w:val="00B50E34"/>
    <w:rsid w:val="00B52ECB"/>
    <w:rsid w:val="00B569F5"/>
    <w:rsid w:val="00B57ED5"/>
    <w:rsid w:val="00B61756"/>
    <w:rsid w:val="00B64E31"/>
    <w:rsid w:val="00B657B2"/>
    <w:rsid w:val="00B65A98"/>
    <w:rsid w:val="00B65C07"/>
    <w:rsid w:val="00B67D5C"/>
    <w:rsid w:val="00B7099C"/>
    <w:rsid w:val="00B70A64"/>
    <w:rsid w:val="00B70B4E"/>
    <w:rsid w:val="00B711F7"/>
    <w:rsid w:val="00B72360"/>
    <w:rsid w:val="00B7320F"/>
    <w:rsid w:val="00B73819"/>
    <w:rsid w:val="00B75892"/>
    <w:rsid w:val="00B75DCB"/>
    <w:rsid w:val="00B76572"/>
    <w:rsid w:val="00B76D9F"/>
    <w:rsid w:val="00B77201"/>
    <w:rsid w:val="00B80D04"/>
    <w:rsid w:val="00B8155F"/>
    <w:rsid w:val="00B8236E"/>
    <w:rsid w:val="00B841D3"/>
    <w:rsid w:val="00B86E8E"/>
    <w:rsid w:val="00B9042A"/>
    <w:rsid w:val="00B90D35"/>
    <w:rsid w:val="00B923B2"/>
    <w:rsid w:val="00B92DCC"/>
    <w:rsid w:val="00B9612A"/>
    <w:rsid w:val="00B96773"/>
    <w:rsid w:val="00B97492"/>
    <w:rsid w:val="00BA0B99"/>
    <w:rsid w:val="00BA0BA9"/>
    <w:rsid w:val="00BA18C1"/>
    <w:rsid w:val="00BA2779"/>
    <w:rsid w:val="00BA2EF2"/>
    <w:rsid w:val="00BA35EF"/>
    <w:rsid w:val="00BA44DA"/>
    <w:rsid w:val="00BA4DD8"/>
    <w:rsid w:val="00BA4FBC"/>
    <w:rsid w:val="00BA59A1"/>
    <w:rsid w:val="00BA716D"/>
    <w:rsid w:val="00BA7B45"/>
    <w:rsid w:val="00BB0F0B"/>
    <w:rsid w:val="00BB1046"/>
    <w:rsid w:val="00BB17F3"/>
    <w:rsid w:val="00BB1AA4"/>
    <w:rsid w:val="00BB2117"/>
    <w:rsid w:val="00BB30F3"/>
    <w:rsid w:val="00BB36C7"/>
    <w:rsid w:val="00BB4427"/>
    <w:rsid w:val="00BB5426"/>
    <w:rsid w:val="00BB635F"/>
    <w:rsid w:val="00BB6D19"/>
    <w:rsid w:val="00BB7909"/>
    <w:rsid w:val="00BC0DB3"/>
    <w:rsid w:val="00BC18AD"/>
    <w:rsid w:val="00BC2523"/>
    <w:rsid w:val="00BC292A"/>
    <w:rsid w:val="00BC2B08"/>
    <w:rsid w:val="00BC7F1E"/>
    <w:rsid w:val="00BD139D"/>
    <w:rsid w:val="00BD1A4C"/>
    <w:rsid w:val="00BD21C3"/>
    <w:rsid w:val="00BD2ABF"/>
    <w:rsid w:val="00BD466C"/>
    <w:rsid w:val="00BD5FDE"/>
    <w:rsid w:val="00BD67BF"/>
    <w:rsid w:val="00BD6B32"/>
    <w:rsid w:val="00BD7FF5"/>
    <w:rsid w:val="00BE0D0F"/>
    <w:rsid w:val="00BE187E"/>
    <w:rsid w:val="00BE1CAF"/>
    <w:rsid w:val="00BE201D"/>
    <w:rsid w:val="00BE32D0"/>
    <w:rsid w:val="00BE5391"/>
    <w:rsid w:val="00BE6E77"/>
    <w:rsid w:val="00BF2470"/>
    <w:rsid w:val="00BF2FD4"/>
    <w:rsid w:val="00BF4AF7"/>
    <w:rsid w:val="00BF57FD"/>
    <w:rsid w:val="00BF69CB"/>
    <w:rsid w:val="00C0093E"/>
    <w:rsid w:val="00C00D8F"/>
    <w:rsid w:val="00C02243"/>
    <w:rsid w:val="00C03303"/>
    <w:rsid w:val="00C03F60"/>
    <w:rsid w:val="00C05294"/>
    <w:rsid w:val="00C05F0E"/>
    <w:rsid w:val="00C064C4"/>
    <w:rsid w:val="00C066B1"/>
    <w:rsid w:val="00C10981"/>
    <w:rsid w:val="00C11A11"/>
    <w:rsid w:val="00C13048"/>
    <w:rsid w:val="00C143B5"/>
    <w:rsid w:val="00C172E7"/>
    <w:rsid w:val="00C2045E"/>
    <w:rsid w:val="00C20CC1"/>
    <w:rsid w:val="00C21603"/>
    <w:rsid w:val="00C23FAC"/>
    <w:rsid w:val="00C251C0"/>
    <w:rsid w:val="00C26755"/>
    <w:rsid w:val="00C2685D"/>
    <w:rsid w:val="00C268D2"/>
    <w:rsid w:val="00C26B64"/>
    <w:rsid w:val="00C26BC4"/>
    <w:rsid w:val="00C30170"/>
    <w:rsid w:val="00C302C4"/>
    <w:rsid w:val="00C3037F"/>
    <w:rsid w:val="00C30B1E"/>
    <w:rsid w:val="00C3188C"/>
    <w:rsid w:val="00C31B44"/>
    <w:rsid w:val="00C31F76"/>
    <w:rsid w:val="00C31FD3"/>
    <w:rsid w:val="00C3269E"/>
    <w:rsid w:val="00C3303C"/>
    <w:rsid w:val="00C337E6"/>
    <w:rsid w:val="00C3403D"/>
    <w:rsid w:val="00C34070"/>
    <w:rsid w:val="00C353B3"/>
    <w:rsid w:val="00C36FCF"/>
    <w:rsid w:val="00C37AD2"/>
    <w:rsid w:val="00C4035E"/>
    <w:rsid w:val="00C404D2"/>
    <w:rsid w:val="00C40A40"/>
    <w:rsid w:val="00C4189E"/>
    <w:rsid w:val="00C41D8E"/>
    <w:rsid w:val="00C41F39"/>
    <w:rsid w:val="00C426C2"/>
    <w:rsid w:val="00C43414"/>
    <w:rsid w:val="00C46C00"/>
    <w:rsid w:val="00C500B1"/>
    <w:rsid w:val="00C5169F"/>
    <w:rsid w:val="00C517B7"/>
    <w:rsid w:val="00C523D2"/>
    <w:rsid w:val="00C52D1B"/>
    <w:rsid w:val="00C53D0C"/>
    <w:rsid w:val="00C53F17"/>
    <w:rsid w:val="00C556A4"/>
    <w:rsid w:val="00C56165"/>
    <w:rsid w:val="00C57A50"/>
    <w:rsid w:val="00C618DD"/>
    <w:rsid w:val="00C61B71"/>
    <w:rsid w:val="00C62976"/>
    <w:rsid w:val="00C62A2A"/>
    <w:rsid w:val="00C62ED1"/>
    <w:rsid w:val="00C6317C"/>
    <w:rsid w:val="00C64335"/>
    <w:rsid w:val="00C64A30"/>
    <w:rsid w:val="00C64F4D"/>
    <w:rsid w:val="00C666D7"/>
    <w:rsid w:val="00C6782F"/>
    <w:rsid w:val="00C71577"/>
    <w:rsid w:val="00C71FF9"/>
    <w:rsid w:val="00C7384A"/>
    <w:rsid w:val="00C74657"/>
    <w:rsid w:val="00C747D2"/>
    <w:rsid w:val="00C74C40"/>
    <w:rsid w:val="00C74D92"/>
    <w:rsid w:val="00C75213"/>
    <w:rsid w:val="00C754EF"/>
    <w:rsid w:val="00C81B2B"/>
    <w:rsid w:val="00C8222F"/>
    <w:rsid w:val="00C83ADB"/>
    <w:rsid w:val="00C84A8E"/>
    <w:rsid w:val="00C8570F"/>
    <w:rsid w:val="00C85A5E"/>
    <w:rsid w:val="00C9260F"/>
    <w:rsid w:val="00C9329C"/>
    <w:rsid w:val="00C93D70"/>
    <w:rsid w:val="00C94C2A"/>
    <w:rsid w:val="00C9591B"/>
    <w:rsid w:val="00C967CC"/>
    <w:rsid w:val="00C979E1"/>
    <w:rsid w:val="00C97F24"/>
    <w:rsid w:val="00CA05C6"/>
    <w:rsid w:val="00CA0A46"/>
    <w:rsid w:val="00CA1DEB"/>
    <w:rsid w:val="00CA20BC"/>
    <w:rsid w:val="00CA2261"/>
    <w:rsid w:val="00CA32AF"/>
    <w:rsid w:val="00CA40D1"/>
    <w:rsid w:val="00CA511D"/>
    <w:rsid w:val="00CA5F8D"/>
    <w:rsid w:val="00CA6B9F"/>
    <w:rsid w:val="00CB0B85"/>
    <w:rsid w:val="00CB0D38"/>
    <w:rsid w:val="00CB13BF"/>
    <w:rsid w:val="00CB1B43"/>
    <w:rsid w:val="00CB2D7B"/>
    <w:rsid w:val="00CB3D23"/>
    <w:rsid w:val="00CB4652"/>
    <w:rsid w:val="00CB4ED7"/>
    <w:rsid w:val="00CB688E"/>
    <w:rsid w:val="00CB6AB8"/>
    <w:rsid w:val="00CC0979"/>
    <w:rsid w:val="00CC0E3E"/>
    <w:rsid w:val="00CC2022"/>
    <w:rsid w:val="00CC2525"/>
    <w:rsid w:val="00CC2BCC"/>
    <w:rsid w:val="00CC2C28"/>
    <w:rsid w:val="00CC3B85"/>
    <w:rsid w:val="00CC3F6B"/>
    <w:rsid w:val="00CC54DA"/>
    <w:rsid w:val="00CC6B55"/>
    <w:rsid w:val="00CD1C39"/>
    <w:rsid w:val="00CD786D"/>
    <w:rsid w:val="00CE0176"/>
    <w:rsid w:val="00CE18A5"/>
    <w:rsid w:val="00CE348C"/>
    <w:rsid w:val="00CE4201"/>
    <w:rsid w:val="00CE5F89"/>
    <w:rsid w:val="00CE619E"/>
    <w:rsid w:val="00CE61AC"/>
    <w:rsid w:val="00CE6C1A"/>
    <w:rsid w:val="00CF06C7"/>
    <w:rsid w:val="00CF18FB"/>
    <w:rsid w:val="00CF19C7"/>
    <w:rsid w:val="00CF1D66"/>
    <w:rsid w:val="00CF3707"/>
    <w:rsid w:val="00CF4755"/>
    <w:rsid w:val="00CF4E99"/>
    <w:rsid w:val="00CF5279"/>
    <w:rsid w:val="00CF5FB7"/>
    <w:rsid w:val="00CF6391"/>
    <w:rsid w:val="00D037B8"/>
    <w:rsid w:val="00D03957"/>
    <w:rsid w:val="00D04966"/>
    <w:rsid w:val="00D0689F"/>
    <w:rsid w:val="00D0702A"/>
    <w:rsid w:val="00D1034A"/>
    <w:rsid w:val="00D1055F"/>
    <w:rsid w:val="00D10C4F"/>
    <w:rsid w:val="00D11124"/>
    <w:rsid w:val="00D133D1"/>
    <w:rsid w:val="00D13C50"/>
    <w:rsid w:val="00D13CE5"/>
    <w:rsid w:val="00D13D7D"/>
    <w:rsid w:val="00D15CD7"/>
    <w:rsid w:val="00D20A96"/>
    <w:rsid w:val="00D218EB"/>
    <w:rsid w:val="00D21EA5"/>
    <w:rsid w:val="00D23B7C"/>
    <w:rsid w:val="00D256D1"/>
    <w:rsid w:val="00D27840"/>
    <w:rsid w:val="00D300A4"/>
    <w:rsid w:val="00D31116"/>
    <w:rsid w:val="00D31A07"/>
    <w:rsid w:val="00D31AF2"/>
    <w:rsid w:val="00D32794"/>
    <w:rsid w:val="00D33C0B"/>
    <w:rsid w:val="00D34065"/>
    <w:rsid w:val="00D34667"/>
    <w:rsid w:val="00D346DB"/>
    <w:rsid w:val="00D3539E"/>
    <w:rsid w:val="00D36DC2"/>
    <w:rsid w:val="00D37860"/>
    <w:rsid w:val="00D43F65"/>
    <w:rsid w:val="00D440B5"/>
    <w:rsid w:val="00D44504"/>
    <w:rsid w:val="00D447EF"/>
    <w:rsid w:val="00D45410"/>
    <w:rsid w:val="00D45D3E"/>
    <w:rsid w:val="00D47442"/>
    <w:rsid w:val="00D47ECC"/>
    <w:rsid w:val="00D5168D"/>
    <w:rsid w:val="00D52BF6"/>
    <w:rsid w:val="00D54097"/>
    <w:rsid w:val="00D55C72"/>
    <w:rsid w:val="00D55D07"/>
    <w:rsid w:val="00D55F3F"/>
    <w:rsid w:val="00D5722A"/>
    <w:rsid w:val="00D60BED"/>
    <w:rsid w:val="00D62481"/>
    <w:rsid w:val="00D64BD6"/>
    <w:rsid w:val="00D65DDE"/>
    <w:rsid w:val="00D65E26"/>
    <w:rsid w:val="00D67A24"/>
    <w:rsid w:val="00D701D6"/>
    <w:rsid w:val="00D71E49"/>
    <w:rsid w:val="00D740A5"/>
    <w:rsid w:val="00D743B5"/>
    <w:rsid w:val="00D74703"/>
    <w:rsid w:val="00D74A7F"/>
    <w:rsid w:val="00D759C2"/>
    <w:rsid w:val="00D7682E"/>
    <w:rsid w:val="00D84F28"/>
    <w:rsid w:val="00D855AC"/>
    <w:rsid w:val="00D86721"/>
    <w:rsid w:val="00D86BD0"/>
    <w:rsid w:val="00D902DE"/>
    <w:rsid w:val="00D9170A"/>
    <w:rsid w:val="00D91A61"/>
    <w:rsid w:val="00D91BD9"/>
    <w:rsid w:val="00D92C71"/>
    <w:rsid w:val="00D9522E"/>
    <w:rsid w:val="00D95757"/>
    <w:rsid w:val="00D96786"/>
    <w:rsid w:val="00D96B28"/>
    <w:rsid w:val="00D9755A"/>
    <w:rsid w:val="00D976F5"/>
    <w:rsid w:val="00DA1774"/>
    <w:rsid w:val="00DA2489"/>
    <w:rsid w:val="00DA31D2"/>
    <w:rsid w:val="00DA4596"/>
    <w:rsid w:val="00DA4B5D"/>
    <w:rsid w:val="00DA4E76"/>
    <w:rsid w:val="00DA6772"/>
    <w:rsid w:val="00DA6EF9"/>
    <w:rsid w:val="00DA6EFA"/>
    <w:rsid w:val="00DA71E8"/>
    <w:rsid w:val="00DB0B1D"/>
    <w:rsid w:val="00DB1028"/>
    <w:rsid w:val="00DB1102"/>
    <w:rsid w:val="00DB11A4"/>
    <w:rsid w:val="00DB1378"/>
    <w:rsid w:val="00DB275D"/>
    <w:rsid w:val="00DB2B68"/>
    <w:rsid w:val="00DB39D2"/>
    <w:rsid w:val="00DB67AD"/>
    <w:rsid w:val="00DB6F67"/>
    <w:rsid w:val="00DB75C6"/>
    <w:rsid w:val="00DB7919"/>
    <w:rsid w:val="00DC0A64"/>
    <w:rsid w:val="00DC1DCD"/>
    <w:rsid w:val="00DC3D80"/>
    <w:rsid w:val="00DC4324"/>
    <w:rsid w:val="00DC4F52"/>
    <w:rsid w:val="00DC58C9"/>
    <w:rsid w:val="00DC61FA"/>
    <w:rsid w:val="00DD1D72"/>
    <w:rsid w:val="00DD21BF"/>
    <w:rsid w:val="00DD2448"/>
    <w:rsid w:val="00DD250D"/>
    <w:rsid w:val="00DD2883"/>
    <w:rsid w:val="00DD2E49"/>
    <w:rsid w:val="00DD6960"/>
    <w:rsid w:val="00DD7A72"/>
    <w:rsid w:val="00DE04B4"/>
    <w:rsid w:val="00DE0C65"/>
    <w:rsid w:val="00DE0FA4"/>
    <w:rsid w:val="00DE172D"/>
    <w:rsid w:val="00DE1ADB"/>
    <w:rsid w:val="00DE2E94"/>
    <w:rsid w:val="00DE2F97"/>
    <w:rsid w:val="00DE3B51"/>
    <w:rsid w:val="00DE3C4F"/>
    <w:rsid w:val="00DE40D3"/>
    <w:rsid w:val="00DE42F6"/>
    <w:rsid w:val="00DE53CF"/>
    <w:rsid w:val="00DE5C83"/>
    <w:rsid w:val="00DE64A3"/>
    <w:rsid w:val="00DF1E5C"/>
    <w:rsid w:val="00DF22CC"/>
    <w:rsid w:val="00DF2D70"/>
    <w:rsid w:val="00DF34E2"/>
    <w:rsid w:val="00DF6CB0"/>
    <w:rsid w:val="00DF7975"/>
    <w:rsid w:val="00E01423"/>
    <w:rsid w:val="00E03F29"/>
    <w:rsid w:val="00E04E26"/>
    <w:rsid w:val="00E04E77"/>
    <w:rsid w:val="00E05466"/>
    <w:rsid w:val="00E0595E"/>
    <w:rsid w:val="00E05C38"/>
    <w:rsid w:val="00E06B42"/>
    <w:rsid w:val="00E06F43"/>
    <w:rsid w:val="00E10512"/>
    <w:rsid w:val="00E10FFF"/>
    <w:rsid w:val="00E11C21"/>
    <w:rsid w:val="00E12791"/>
    <w:rsid w:val="00E158A1"/>
    <w:rsid w:val="00E1752C"/>
    <w:rsid w:val="00E2016E"/>
    <w:rsid w:val="00E20D5D"/>
    <w:rsid w:val="00E20F64"/>
    <w:rsid w:val="00E216E2"/>
    <w:rsid w:val="00E21F70"/>
    <w:rsid w:val="00E226DF"/>
    <w:rsid w:val="00E25177"/>
    <w:rsid w:val="00E25590"/>
    <w:rsid w:val="00E25632"/>
    <w:rsid w:val="00E260E6"/>
    <w:rsid w:val="00E2618E"/>
    <w:rsid w:val="00E271C4"/>
    <w:rsid w:val="00E31167"/>
    <w:rsid w:val="00E314C6"/>
    <w:rsid w:val="00E3173C"/>
    <w:rsid w:val="00E3198F"/>
    <w:rsid w:val="00E320FB"/>
    <w:rsid w:val="00E33B3D"/>
    <w:rsid w:val="00E35CB6"/>
    <w:rsid w:val="00E36A60"/>
    <w:rsid w:val="00E3709F"/>
    <w:rsid w:val="00E41986"/>
    <w:rsid w:val="00E41F16"/>
    <w:rsid w:val="00E42E93"/>
    <w:rsid w:val="00E44A8E"/>
    <w:rsid w:val="00E453E9"/>
    <w:rsid w:val="00E46D76"/>
    <w:rsid w:val="00E47914"/>
    <w:rsid w:val="00E50170"/>
    <w:rsid w:val="00E5222B"/>
    <w:rsid w:val="00E52A02"/>
    <w:rsid w:val="00E53A35"/>
    <w:rsid w:val="00E53EC8"/>
    <w:rsid w:val="00E53F8E"/>
    <w:rsid w:val="00E5684C"/>
    <w:rsid w:val="00E5741A"/>
    <w:rsid w:val="00E600BC"/>
    <w:rsid w:val="00E60BE6"/>
    <w:rsid w:val="00E6207B"/>
    <w:rsid w:val="00E65800"/>
    <w:rsid w:val="00E66168"/>
    <w:rsid w:val="00E66C96"/>
    <w:rsid w:val="00E677B4"/>
    <w:rsid w:val="00E701BA"/>
    <w:rsid w:val="00E7103E"/>
    <w:rsid w:val="00E72215"/>
    <w:rsid w:val="00E764D1"/>
    <w:rsid w:val="00E767B4"/>
    <w:rsid w:val="00E773A9"/>
    <w:rsid w:val="00E77DE3"/>
    <w:rsid w:val="00E827D1"/>
    <w:rsid w:val="00E849EC"/>
    <w:rsid w:val="00E84EC6"/>
    <w:rsid w:val="00E8791B"/>
    <w:rsid w:val="00E87DDE"/>
    <w:rsid w:val="00E91EF8"/>
    <w:rsid w:val="00E95274"/>
    <w:rsid w:val="00E95F74"/>
    <w:rsid w:val="00E96985"/>
    <w:rsid w:val="00EA0B8B"/>
    <w:rsid w:val="00EA0D64"/>
    <w:rsid w:val="00EA12EB"/>
    <w:rsid w:val="00EA1CA6"/>
    <w:rsid w:val="00EA2A76"/>
    <w:rsid w:val="00EA43E0"/>
    <w:rsid w:val="00EA561B"/>
    <w:rsid w:val="00EA767A"/>
    <w:rsid w:val="00EA76DD"/>
    <w:rsid w:val="00EB00C8"/>
    <w:rsid w:val="00EB0881"/>
    <w:rsid w:val="00EB097C"/>
    <w:rsid w:val="00EB105B"/>
    <w:rsid w:val="00EB12FA"/>
    <w:rsid w:val="00EB21F8"/>
    <w:rsid w:val="00EB2A86"/>
    <w:rsid w:val="00EB316F"/>
    <w:rsid w:val="00EB6B33"/>
    <w:rsid w:val="00EB7610"/>
    <w:rsid w:val="00EB7FA7"/>
    <w:rsid w:val="00EC07CB"/>
    <w:rsid w:val="00EC0BB5"/>
    <w:rsid w:val="00EC1130"/>
    <w:rsid w:val="00EC11AF"/>
    <w:rsid w:val="00EC211E"/>
    <w:rsid w:val="00EC2711"/>
    <w:rsid w:val="00EC3299"/>
    <w:rsid w:val="00EC3B3D"/>
    <w:rsid w:val="00EC41CC"/>
    <w:rsid w:val="00EC56C0"/>
    <w:rsid w:val="00EC5831"/>
    <w:rsid w:val="00EC62E4"/>
    <w:rsid w:val="00ED0543"/>
    <w:rsid w:val="00ED1C84"/>
    <w:rsid w:val="00ED2EAC"/>
    <w:rsid w:val="00ED2FF5"/>
    <w:rsid w:val="00ED3FB6"/>
    <w:rsid w:val="00ED42BF"/>
    <w:rsid w:val="00ED5407"/>
    <w:rsid w:val="00ED551C"/>
    <w:rsid w:val="00ED5630"/>
    <w:rsid w:val="00ED61DD"/>
    <w:rsid w:val="00ED6F16"/>
    <w:rsid w:val="00EE1989"/>
    <w:rsid w:val="00EE4276"/>
    <w:rsid w:val="00EE513B"/>
    <w:rsid w:val="00EE60D8"/>
    <w:rsid w:val="00EE63F3"/>
    <w:rsid w:val="00EF0763"/>
    <w:rsid w:val="00EF16AC"/>
    <w:rsid w:val="00EF3052"/>
    <w:rsid w:val="00EF3AF4"/>
    <w:rsid w:val="00EF3E72"/>
    <w:rsid w:val="00EF4107"/>
    <w:rsid w:val="00EF452C"/>
    <w:rsid w:val="00EF4CE7"/>
    <w:rsid w:val="00EF6094"/>
    <w:rsid w:val="00EF61A2"/>
    <w:rsid w:val="00EF730D"/>
    <w:rsid w:val="00F01066"/>
    <w:rsid w:val="00F0168B"/>
    <w:rsid w:val="00F031C3"/>
    <w:rsid w:val="00F0420E"/>
    <w:rsid w:val="00F06DEB"/>
    <w:rsid w:val="00F07ABF"/>
    <w:rsid w:val="00F102F3"/>
    <w:rsid w:val="00F1087A"/>
    <w:rsid w:val="00F134B8"/>
    <w:rsid w:val="00F13957"/>
    <w:rsid w:val="00F14356"/>
    <w:rsid w:val="00F15D11"/>
    <w:rsid w:val="00F16814"/>
    <w:rsid w:val="00F16F6C"/>
    <w:rsid w:val="00F17A70"/>
    <w:rsid w:val="00F20AF2"/>
    <w:rsid w:val="00F211CB"/>
    <w:rsid w:val="00F25D6C"/>
    <w:rsid w:val="00F316F6"/>
    <w:rsid w:val="00F3189B"/>
    <w:rsid w:val="00F320C2"/>
    <w:rsid w:val="00F354C4"/>
    <w:rsid w:val="00F36A38"/>
    <w:rsid w:val="00F36F13"/>
    <w:rsid w:val="00F37909"/>
    <w:rsid w:val="00F37CD2"/>
    <w:rsid w:val="00F37D11"/>
    <w:rsid w:val="00F40A09"/>
    <w:rsid w:val="00F410ED"/>
    <w:rsid w:val="00F42A33"/>
    <w:rsid w:val="00F44C74"/>
    <w:rsid w:val="00F45952"/>
    <w:rsid w:val="00F47A1D"/>
    <w:rsid w:val="00F47DC5"/>
    <w:rsid w:val="00F5272D"/>
    <w:rsid w:val="00F56187"/>
    <w:rsid w:val="00F56CD3"/>
    <w:rsid w:val="00F60681"/>
    <w:rsid w:val="00F60A41"/>
    <w:rsid w:val="00F61158"/>
    <w:rsid w:val="00F61499"/>
    <w:rsid w:val="00F629B4"/>
    <w:rsid w:val="00F62A51"/>
    <w:rsid w:val="00F63577"/>
    <w:rsid w:val="00F65292"/>
    <w:rsid w:val="00F65FE8"/>
    <w:rsid w:val="00F66E76"/>
    <w:rsid w:val="00F704B5"/>
    <w:rsid w:val="00F71BCF"/>
    <w:rsid w:val="00F72278"/>
    <w:rsid w:val="00F73921"/>
    <w:rsid w:val="00F739F2"/>
    <w:rsid w:val="00F73F15"/>
    <w:rsid w:val="00F74278"/>
    <w:rsid w:val="00F7462E"/>
    <w:rsid w:val="00F74738"/>
    <w:rsid w:val="00F747E0"/>
    <w:rsid w:val="00F763D0"/>
    <w:rsid w:val="00F763F4"/>
    <w:rsid w:val="00F76652"/>
    <w:rsid w:val="00F76760"/>
    <w:rsid w:val="00F76C9F"/>
    <w:rsid w:val="00F77491"/>
    <w:rsid w:val="00F80079"/>
    <w:rsid w:val="00F814B6"/>
    <w:rsid w:val="00F8197A"/>
    <w:rsid w:val="00F81A04"/>
    <w:rsid w:val="00F839C4"/>
    <w:rsid w:val="00F83D6E"/>
    <w:rsid w:val="00F8438A"/>
    <w:rsid w:val="00F843E5"/>
    <w:rsid w:val="00F86E44"/>
    <w:rsid w:val="00F87108"/>
    <w:rsid w:val="00F87735"/>
    <w:rsid w:val="00F9090A"/>
    <w:rsid w:val="00F90FF4"/>
    <w:rsid w:val="00F91A29"/>
    <w:rsid w:val="00F93854"/>
    <w:rsid w:val="00F96940"/>
    <w:rsid w:val="00F97280"/>
    <w:rsid w:val="00F97351"/>
    <w:rsid w:val="00FA0177"/>
    <w:rsid w:val="00FA13C3"/>
    <w:rsid w:val="00FA2569"/>
    <w:rsid w:val="00FA282B"/>
    <w:rsid w:val="00FA3509"/>
    <w:rsid w:val="00FA35F0"/>
    <w:rsid w:val="00FA51D8"/>
    <w:rsid w:val="00FA5B09"/>
    <w:rsid w:val="00FA5D33"/>
    <w:rsid w:val="00FB49AB"/>
    <w:rsid w:val="00FB49B4"/>
    <w:rsid w:val="00FB53BE"/>
    <w:rsid w:val="00FB6C1B"/>
    <w:rsid w:val="00FB7FBB"/>
    <w:rsid w:val="00FC0D3A"/>
    <w:rsid w:val="00FC1371"/>
    <w:rsid w:val="00FC1ACC"/>
    <w:rsid w:val="00FC3BD3"/>
    <w:rsid w:val="00FC4918"/>
    <w:rsid w:val="00FC4B79"/>
    <w:rsid w:val="00FC592F"/>
    <w:rsid w:val="00FD1690"/>
    <w:rsid w:val="00FD2A46"/>
    <w:rsid w:val="00FD2B62"/>
    <w:rsid w:val="00FD4D74"/>
    <w:rsid w:val="00FD5986"/>
    <w:rsid w:val="00FD6784"/>
    <w:rsid w:val="00FE044E"/>
    <w:rsid w:val="00FE16F6"/>
    <w:rsid w:val="00FE3DD9"/>
    <w:rsid w:val="00FE4B30"/>
    <w:rsid w:val="00FE51DE"/>
    <w:rsid w:val="00FE51E4"/>
    <w:rsid w:val="00FE6AC6"/>
    <w:rsid w:val="00FE6E71"/>
    <w:rsid w:val="00FE745D"/>
    <w:rsid w:val="00FF01A3"/>
    <w:rsid w:val="00FF7F1A"/>
    <w:rsid w:val="05F4B4BA"/>
    <w:rsid w:val="065BD3A0"/>
    <w:rsid w:val="065E41B6"/>
    <w:rsid w:val="08648DB5"/>
    <w:rsid w:val="0BE815D2"/>
    <w:rsid w:val="0BE9542D"/>
    <w:rsid w:val="0E03BB7C"/>
    <w:rsid w:val="0E45919C"/>
    <w:rsid w:val="0E9C056C"/>
    <w:rsid w:val="0EE8768E"/>
    <w:rsid w:val="11887289"/>
    <w:rsid w:val="1291E493"/>
    <w:rsid w:val="134805AA"/>
    <w:rsid w:val="13B9F43F"/>
    <w:rsid w:val="13D30EEE"/>
    <w:rsid w:val="15C1B716"/>
    <w:rsid w:val="160E35E9"/>
    <w:rsid w:val="163AE4EF"/>
    <w:rsid w:val="182D03BC"/>
    <w:rsid w:val="18E81AF3"/>
    <w:rsid w:val="1A61DD5D"/>
    <w:rsid w:val="1BEC02C9"/>
    <w:rsid w:val="1D106650"/>
    <w:rsid w:val="1D84C480"/>
    <w:rsid w:val="1DAE4425"/>
    <w:rsid w:val="1DF1A721"/>
    <w:rsid w:val="1F0F0C8A"/>
    <w:rsid w:val="213A6BF5"/>
    <w:rsid w:val="2678C60C"/>
    <w:rsid w:val="26F70E01"/>
    <w:rsid w:val="2737A007"/>
    <w:rsid w:val="27910183"/>
    <w:rsid w:val="279F2DD2"/>
    <w:rsid w:val="29F09C3B"/>
    <w:rsid w:val="2A36468F"/>
    <w:rsid w:val="2B03C0FD"/>
    <w:rsid w:val="2BFBCEA5"/>
    <w:rsid w:val="2E40F93F"/>
    <w:rsid w:val="30D36772"/>
    <w:rsid w:val="3155D183"/>
    <w:rsid w:val="319CA264"/>
    <w:rsid w:val="31CF927B"/>
    <w:rsid w:val="31DCDC69"/>
    <w:rsid w:val="33732E17"/>
    <w:rsid w:val="35BF7008"/>
    <w:rsid w:val="369137A1"/>
    <w:rsid w:val="37323516"/>
    <w:rsid w:val="37EAD1A1"/>
    <w:rsid w:val="392156FC"/>
    <w:rsid w:val="394C2FF3"/>
    <w:rsid w:val="39EA39CE"/>
    <w:rsid w:val="3AFBCB34"/>
    <w:rsid w:val="3D0949AB"/>
    <w:rsid w:val="3D336CBB"/>
    <w:rsid w:val="3E62501B"/>
    <w:rsid w:val="3E96A1BC"/>
    <w:rsid w:val="3F10F2A8"/>
    <w:rsid w:val="3F502EFE"/>
    <w:rsid w:val="3F8B2C57"/>
    <w:rsid w:val="4143BD28"/>
    <w:rsid w:val="41903BFB"/>
    <w:rsid w:val="41AED45F"/>
    <w:rsid w:val="41C04EF0"/>
    <w:rsid w:val="421A29D9"/>
    <w:rsid w:val="42A8964A"/>
    <w:rsid w:val="4420FE3F"/>
    <w:rsid w:val="4447D4FF"/>
    <w:rsid w:val="44F8463E"/>
    <w:rsid w:val="462F27B8"/>
    <w:rsid w:val="472B0A07"/>
    <w:rsid w:val="474D1527"/>
    <w:rsid w:val="47F7689F"/>
    <w:rsid w:val="4A96CF40"/>
    <w:rsid w:val="4B42FC22"/>
    <w:rsid w:val="4B9A02EA"/>
    <w:rsid w:val="4D7670C6"/>
    <w:rsid w:val="4E387934"/>
    <w:rsid w:val="4EBC3AF0"/>
    <w:rsid w:val="4EC357AF"/>
    <w:rsid w:val="4F9FE5C0"/>
    <w:rsid w:val="51515D3B"/>
    <w:rsid w:val="516E4D28"/>
    <w:rsid w:val="5267266D"/>
    <w:rsid w:val="52870156"/>
    <w:rsid w:val="52B675D6"/>
    <w:rsid w:val="52C862B4"/>
    <w:rsid w:val="5370CF6E"/>
    <w:rsid w:val="53BD4090"/>
    <w:rsid w:val="545B68B7"/>
    <w:rsid w:val="55964DA8"/>
    <w:rsid w:val="56262BD6"/>
    <w:rsid w:val="569358C4"/>
    <w:rsid w:val="56C6B55D"/>
    <w:rsid w:val="56C8744F"/>
    <w:rsid w:val="576C91EA"/>
    <w:rsid w:val="57DEA258"/>
    <w:rsid w:val="582B6FA7"/>
    <w:rsid w:val="592751F6"/>
    <w:rsid w:val="59B1E003"/>
    <w:rsid w:val="5A3EA807"/>
    <w:rsid w:val="5B6278F1"/>
    <w:rsid w:val="5C196451"/>
    <w:rsid w:val="5C649142"/>
    <w:rsid w:val="5EF6A568"/>
    <w:rsid w:val="5F0B8A36"/>
    <w:rsid w:val="5FD424BF"/>
    <w:rsid w:val="603A5787"/>
    <w:rsid w:val="6056AE6F"/>
    <w:rsid w:val="61A3C0D4"/>
    <w:rsid w:val="6235C9C0"/>
    <w:rsid w:val="62432AF8"/>
    <w:rsid w:val="637D97B8"/>
    <w:rsid w:val="639C7B16"/>
    <w:rsid w:val="651277AD"/>
    <w:rsid w:val="6633ECF6"/>
    <w:rsid w:val="670B8D5A"/>
    <w:rsid w:val="671C8A8C"/>
    <w:rsid w:val="68048A08"/>
    <w:rsid w:val="680B9D5A"/>
    <w:rsid w:val="68B73137"/>
    <w:rsid w:val="68BD5228"/>
    <w:rsid w:val="6AB1A574"/>
    <w:rsid w:val="6ADE1F08"/>
    <w:rsid w:val="6BC88781"/>
    <w:rsid w:val="6C3EFD85"/>
    <w:rsid w:val="6C965295"/>
    <w:rsid w:val="6D5514D8"/>
    <w:rsid w:val="6DA36953"/>
    <w:rsid w:val="6DDC3CD3"/>
    <w:rsid w:val="6DE86042"/>
    <w:rsid w:val="6E3FCF27"/>
    <w:rsid w:val="6EEC18F1"/>
    <w:rsid w:val="6FB4D9FA"/>
    <w:rsid w:val="7080F8E6"/>
    <w:rsid w:val="70C5EFD5"/>
    <w:rsid w:val="70DB5F34"/>
    <w:rsid w:val="71DE2B4C"/>
    <w:rsid w:val="7201097C"/>
    <w:rsid w:val="725ACFCA"/>
    <w:rsid w:val="72BC1FE1"/>
    <w:rsid w:val="7372A63E"/>
    <w:rsid w:val="74309806"/>
    <w:rsid w:val="74BB6C63"/>
    <w:rsid w:val="759A8FE8"/>
    <w:rsid w:val="76849EED"/>
    <w:rsid w:val="7694ABCF"/>
    <w:rsid w:val="77261518"/>
    <w:rsid w:val="7B30B85F"/>
    <w:rsid w:val="7D3F1F71"/>
    <w:rsid w:val="7E176ED8"/>
    <w:rsid w:val="7E1846C0"/>
    <w:rsid w:val="7F268369"/>
    <w:rsid w:val="7FFCF01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8DA5A9"/>
  <w15:chartTrackingRefBased/>
  <w15:docId w15:val="{3FF81D85-8379-4D76-A8E0-77F0A4DC3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D80"/>
  </w:style>
  <w:style w:type="paragraph" w:styleId="Heading1">
    <w:name w:val="heading 1"/>
    <w:basedOn w:val="Normal"/>
    <w:next w:val="Normal"/>
    <w:link w:val="Heading1Char"/>
    <w:uiPriority w:val="9"/>
    <w:qFormat/>
    <w:rsid w:val="00EF7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0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E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30D"/>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305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59D6"/>
    <w:rPr>
      <w:sz w:val="20"/>
      <w:szCs w:val="20"/>
    </w:rPr>
  </w:style>
  <w:style w:type="character" w:styleId="EndnoteReference">
    <w:name w:val="endnote reference"/>
    <w:basedOn w:val="DefaultParagraphFont"/>
    <w:uiPriority w:val="99"/>
    <w:semiHidden/>
    <w:unhideWhenUsed/>
    <w:rsid w:val="003059D6"/>
    <w:rPr>
      <w:vertAlign w:val="superscript"/>
    </w:rPr>
  </w:style>
  <w:style w:type="paragraph" w:styleId="FootnoteText">
    <w:name w:val="footnote text"/>
    <w:basedOn w:val="Normal"/>
    <w:link w:val="FootnoteTextChar"/>
    <w:uiPriority w:val="99"/>
    <w:semiHidden/>
    <w:unhideWhenUsed/>
    <w:rsid w:val="003059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59D6"/>
    <w:rPr>
      <w:sz w:val="20"/>
      <w:szCs w:val="20"/>
    </w:rPr>
  </w:style>
  <w:style w:type="character" w:styleId="FootnoteReference">
    <w:name w:val="footnote reference"/>
    <w:basedOn w:val="DefaultParagraphFont"/>
    <w:uiPriority w:val="99"/>
    <w:semiHidden/>
    <w:unhideWhenUsed/>
    <w:rsid w:val="003059D6"/>
    <w:rPr>
      <w:vertAlign w:val="superscript"/>
    </w:rPr>
  </w:style>
  <w:style w:type="paragraph" w:styleId="TOCHeading">
    <w:name w:val="TOC Heading"/>
    <w:basedOn w:val="Heading1"/>
    <w:next w:val="Normal"/>
    <w:uiPriority w:val="39"/>
    <w:unhideWhenUsed/>
    <w:qFormat/>
    <w:rsid w:val="003059D6"/>
    <w:pPr>
      <w:outlineLvl w:val="9"/>
    </w:pPr>
    <w:rPr>
      <w:lang w:val="en-US"/>
    </w:rPr>
  </w:style>
  <w:style w:type="paragraph" w:styleId="TOC1">
    <w:name w:val="toc 1"/>
    <w:basedOn w:val="Normal"/>
    <w:next w:val="Normal"/>
    <w:autoRedefine/>
    <w:uiPriority w:val="39"/>
    <w:unhideWhenUsed/>
    <w:rsid w:val="00FF01A3"/>
    <w:pPr>
      <w:spacing w:before="360" w:after="0"/>
    </w:pPr>
    <w:rPr>
      <w:rFonts w:asciiTheme="majorHAnsi" w:hAnsiTheme="majorHAnsi" w:cstheme="majorHAnsi"/>
      <w:b/>
      <w:bCs/>
      <w:caps/>
      <w:sz w:val="24"/>
      <w:szCs w:val="24"/>
    </w:rPr>
  </w:style>
  <w:style w:type="character" w:styleId="Hyperlink">
    <w:name w:val="Hyperlink"/>
    <w:basedOn w:val="DefaultParagraphFont"/>
    <w:uiPriority w:val="99"/>
    <w:unhideWhenUsed/>
    <w:rsid w:val="003059D6"/>
    <w:rPr>
      <w:color w:val="0563C1" w:themeColor="hyperlink"/>
      <w:u w:val="single"/>
    </w:rPr>
  </w:style>
  <w:style w:type="paragraph" w:styleId="NoSpacing">
    <w:name w:val="No Spacing"/>
    <w:link w:val="NoSpacingChar"/>
    <w:uiPriority w:val="1"/>
    <w:qFormat/>
    <w:rsid w:val="000372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72F1"/>
    <w:rPr>
      <w:rFonts w:eastAsiaTheme="minorEastAsia"/>
      <w:lang w:val="en-US"/>
    </w:rPr>
  </w:style>
  <w:style w:type="character" w:styleId="PlaceholderText">
    <w:name w:val="Placeholder Text"/>
    <w:basedOn w:val="DefaultParagraphFont"/>
    <w:uiPriority w:val="99"/>
    <w:semiHidden/>
    <w:rsid w:val="005E5CE5"/>
    <w:rPr>
      <w:color w:val="808080"/>
    </w:rPr>
  </w:style>
  <w:style w:type="paragraph" w:styleId="Header">
    <w:name w:val="header"/>
    <w:basedOn w:val="Normal"/>
    <w:link w:val="HeaderChar"/>
    <w:uiPriority w:val="99"/>
    <w:unhideWhenUsed/>
    <w:rsid w:val="00A62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871"/>
  </w:style>
  <w:style w:type="paragraph" w:styleId="Footer">
    <w:name w:val="footer"/>
    <w:basedOn w:val="Normal"/>
    <w:link w:val="FooterChar"/>
    <w:uiPriority w:val="99"/>
    <w:unhideWhenUsed/>
    <w:rsid w:val="00A62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871"/>
  </w:style>
  <w:style w:type="paragraph" w:customStyle="1" w:styleId="Default">
    <w:name w:val="Default"/>
    <w:rsid w:val="00F0106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84BE6"/>
    <w:pPr>
      <w:ind w:left="720"/>
      <w:contextualSpacing/>
    </w:pPr>
  </w:style>
  <w:style w:type="character" w:customStyle="1" w:styleId="Heading2Char">
    <w:name w:val="Heading 2 Char"/>
    <w:basedOn w:val="DefaultParagraphFont"/>
    <w:link w:val="Heading2"/>
    <w:uiPriority w:val="9"/>
    <w:rsid w:val="00B4304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F0802"/>
    <w:pPr>
      <w:spacing w:before="240" w:after="0"/>
    </w:pPr>
    <w:rPr>
      <w:rFonts w:cstheme="minorHAnsi"/>
      <w:b/>
      <w:bCs/>
      <w:sz w:val="20"/>
      <w:szCs w:val="20"/>
    </w:rPr>
  </w:style>
  <w:style w:type="paragraph" w:styleId="Caption">
    <w:name w:val="caption"/>
    <w:basedOn w:val="Normal"/>
    <w:next w:val="Normal"/>
    <w:uiPriority w:val="35"/>
    <w:unhideWhenUsed/>
    <w:qFormat/>
    <w:rsid w:val="00A40154"/>
    <w:pPr>
      <w:spacing w:after="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15CD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3091C"/>
    <w:pPr>
      <w:spacing w:after="0"/>
      <w:ind w:left="220"/>
    </w:pPr>
    <w:rPr>
      <w:rFonts w:cstheme="minorHAnsi"/>
      <w:sz w:val="20"/>
      <w:szCs w:val="20"/>
    </w:rPr>
  </w:style>
  <w:style w:type="paragraph" w:styleId="NormalWeb">
    <w:name w:val="Normal (Web)"/>
    <w:basedOn w:val="Normal"/>
    <w:uiPriority w:val="99"/>
    <w:semiHidden/>
    <w:unhideWhenUsed/>
    <w:rsid w:val="007518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751826"/>
    <w:rPr>
      <w:i/>
      <w:iCs/>
    </w:rPr>
  </w:style>
  <w:style w:type="table" w:styleId="TableGrid">
    <w:name w:val="Table Grid"/>
    <w:basedOn w:val="TableNormal"/>
    <w:uiPriority w:val="39"/>
    <w:rsid w:val="00012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7BB3"/>
    <w:rPr>
      <w:color w:val="954F72" w:themeColor="followedHyperlink"/>
      <w:u w:val="single"/>
    </w:rPr>
  </w:style>
  <w:style w:type="character" w:customStyle="1" w:styleId="Heading4Char">
    <w:name w:val="Heading 4 Char"/>
    <w:basedOn w:val="DefaultParagraphFont"/>
    <w:link w:val="Heading4"/>
    <w:uiPriority w:val="9"/>
    <w:rsid w:val="00542E54"/>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384EDA"/>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rmaltextrun">
    <w:name w:val="normaltextrun"/>
    <w:basedOn w:val="DefaultParagraphFont"/>
    <w:rsid w:val="00CE6C1A"/>
  </w:style>
  <w:style w:type="character" w:customStyle="1" w:styleId="eop">
    <w:name w:val="eop"/>
    <w:basedOn w:val="DefaultParagraphFont"/>
    <w:rsid w:val="00CE6C1A"/>
  </w:style>
  <w:style w:type="character" w:styleId="CommentReference">
    <w:name w:val="annotation reference"/>
    <w:basedOn w:val="DefaultParagraphFont"/>
    <w:uiPriority w:val="99"/>
    <w:semiHidden/>
    <w:unhideWhenUsed/>
    <w:rsid w:val="009D2587"/>
    <w:rPr>
      <w:sz w:val="16"/>
      <w:szCs w:val="16"/>
    </w:rPr>
  </w:style>
  <w:style w:type="paragraph" w:styleId="CommentText">
    <w:name w:val="annotation text"/>
    <w:basedOn w:val="Normal"/>
    <w:link w:val="CommentTextChar"/>
    <w:uiPriority w:val="99"/>
    <w:semiHidden/>
    <w:unhideWhenUsed/>
    <w:rsid w:val="009D2587"/>
    <w:pPr>
      <w:spacing w:line="240" w:lineRule="auto"/>
    </w:pPr>
    <w:rPr>
      <w:sz w:val="20"/>
      <w:szCs w:val="20"/>
    </w:rPr>
  </w:style>
  <w:style w:type="character" w:customStyle="1" w:styleId="CommentTextChar">
    <w:name w:val="Comment Text Char"/>
    <w:basedOn w:val="DefaultParagraphFont"/>
    <w:link w:val="CommentText"/>
    <w:uiPriority w:val="99"/>
    <w:semiHidden/>
    <w:rsid w:val="009D2587"/>
    <w:rPr>
      <w:sz w:val="20"/>
      <w:szCs w:val="20"/>
    </w:rPr>
  </w:style>
  <w:style w:type="paragraph" w:styleId="CommentSubject">
    <w:name w:val="annotation subject"/>
    <w:basedOn w:val="CommentText"/>
    <w:next w:val="CommentText"/>
    <w:link w:val="CommentSubjectChar"/>
    <w:uiPriority w:val="99"/>
    <w:semiHidden/>
    <w:unhideWhenUsed/>
    <w:rsid w:val="009D2587"/>
    <w:rPr>
      <w:b/>
      <w:bCs/>
    </w:rPr>
  </w:style>
  <w:style w:type="character" w:customStyle="1" w:styleId="CommentSubjectChar">
    <w:name w:val="Comment Subject Char"/>
    <w:basedOn w:val="CommentTextChar"/>
    <w:link w:val="CommentSubject"/>
    <w:uiPriority w:val="99"/>
    <w:semiHidden/>
    <w:rsid w:val="009D2587"/>
    <w:rPr>
      <w:b/>
      <w:bCs/>
      <w:sz w:val="20"/>
      <w:szCs w:val="20"/>
    </w:rPr>
  </w:style>
  <w:style w:type="character" w:customStyle="1" w:styleId="UnresolvedMention1">
    <w:name w:val="Unresolved Mention1"/>
    <w:basedOn w:val="DefaultParagraphFont"/>
    <w:uiPriority w:val="99"/>
    <w:semiHidden/>
    <w:unhideWhenUsed/>
    <w:rsid w:val="00476912"/>
    <w:rPr>
      <w:color w:val="605E5C"/>
      <w:shd w:val="clear" w:color="auto" w:fill="E1DFDD"/>
    </w:rPr>
  </w:style>
  <w:style w:type="paragraph" w:styleId="BalloonText">
    <w:name w:val="Balloon Text"/>
    <w:basedOn w:val="Normal"/>
    <w:link w:val="BalloonTextChar"/>
    <w:uiPriority w:val="99"/>
    <w:semiHidden/>
    <w:unhideWhenUsed/>
    <w:rsid w:val="00476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912"/>
    <w:rPr>
      <w:rFonts w:ascii="Segoe UI" w:hAnsi="Segoe UI" w:cs="Segoe UI"/>
      <w:sz w:val="18"/>
      <w:szCs w:val="18"/>
    </w:rPr>
  </w:style>
  <w:style w:type="paragraph" w:styleId="TableofFigures">
    <w:name w:val="table of figures"/>
    <w:basedOn w:val="Normal"/>
    <w:next w:val="Normal"/>
    <w:uiPriority w:val="99"/>
    <w:unhideWhenUsed/>
    <w:rsid w:val="00212AE6"/>
    <w:pPr>
      <w:spacing w:after="0"/>
    </w:pPr>
  </w:style>
  <w:style w:type="table" w:styleId="PlainTable2">
    <w:name w:val="Plain Table 2"/>
    <w:basedOn w:val="TableNormal"/>
    <w:uiPriority w:val="42"/>
    <w:rsid w:val="008F23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23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FC137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FC137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8B1CE2"/>
    <w:rPr>
      <w:color w:val="605E5C"/>
      <w:shd w:val="clear" w:color="auto" w:fill="E1DFDD"/>
    </w:rPr>
  </w:style>
  <w:style w:type="table" w:styleId="GridTable5Dark-Accent3">
    <w:name w:val="Grid Table 5 Dark Accent 3"/>
    <w:basedOn w:val="TableNormal"/>
    <w:uiPriority w:val="50"/>
    <w:rsid w:val="00F973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F973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5F31C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0314F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Revision">
    <w:name w:val="Revision"/>
    <w:hidden/>
    <w:uiPriority w:val="99"/>
    <w:semiHidden/>
    <w:rsid w:val="005015D7"/>
    <w:pPr>
      <w:spacing w:after="0" w:line="240" w:lineRule="auto"/>
    </w:pPr>
  </w:style>
  <w:style w:type="paragraph" w:styleId="TOC4">
    <w:name w:val="toc 4"/>
    <w:basedOn w:val="Normal"/>
    <w:next w:val="Normal"/>
    <w:autoRedefine/>
    <w:uiPriority w:val="39"/>
    <w:unhideWhenUsed/>
    <w:rsid w:val="00B1559E"/>
    <w:pPr>
      <w:spacing w:after="0"/>
      <w:ind w:left="440"/>
    </w:pPr>
    <w:rPr>
      <w:rFonts w:cstheme="minorHAnsi"/>
      <w:sz w:val="20"/>
      <w:szCs w:val="20"/>
    </w:rPr>
  </w:style>
  <w:style w:type="paragraph" w:styleId="TOC5">
    <w:name w:val="toc 5"/>
    <w:basedOn w:val="Normal"/>
    <w:next w:val="Normal"/>
    <w:autoRedefine/>
    <w:uiPriority w:val="39"/>
    <w:unhideWhenUsed/>
    <w:rsid w:val="00B1559E"/>
    <w:pPr>
      <w:spacing w:after="0"/>
      <w:ind w:left="660"/>
    </w:pPr>
    <w:rPr>
      <w:rFonts w:cstheme="minorHAnsi"/>
      <w:sz w:val="20"/>
      <w:szCs w:val="20"/>
    </w:rPr>
  </w:style>
  <w:style w:type="paragraph" w:styleId="TOC6">
    <w:name w:val="toc 6"/>
    <w:basedOn w:val="Normal"/>
    <w:next w:val="Normal"/>
    <w:autoRedefine/>
    <w:uiPriority w:val="39"/>
    <w:unhideWhenUsed/>
    <w:rsid w:val="00B1559E"/>
    <w:pPr>
      <w:spacing w:after="0"/>
      <w:ind w:left="880"/>
    </w:pPr>
    <w:rPr>
      <w:rFonts w:cstheme="minorHAnsi"/>
      <w:sz w:val="20"/>
      <w:szCs w:val="20"/>
    </w:rPr>
  </w:style>
  <w:style w:type="paragraph" w:styleId="TOC7">
    <w:name w:val="toc 7"/>
    <w:basedOn w:val="Normal"/>
    <w:next w:val="Normal"/>
    <w:autoRedefine/>
    <w:uiPriority w:val="39"/>
    <w:unhideWhenUsed/>
    <w:rsid w:val="00B1559E"/>
    <w:pPr>
      <w:spacing w:after="0"/>
      <w:ind w:left="1100"/>
    </w:pPr>
    <w:rPr>
      <w:rFonts w:cstheme="minorHAnsi"/>
      <w:sz w:val="20"/>
      <w:szCs w:val="20"/>
    </w:rPr>
  </w:style>
  <w:style w:type="paragraph" w:styleId="TOC8">
    <w:name w:val="toc 8"/>
    <w:basedOn w:val="Normal"/>
    <w:next w:val="Normal"/>
    <w:autoRedefine/>
    <w:uiPriority w:val="39"/>
    <w:unhideWhenUsed/>
    <w:rsid w:val="00B1559E"/>
    <w:pPr>
      <w:spacing w:after="0"/>
      <w:ind w:left="1320"/>
    </w:pPr>
    <w:rPr>
      <w:rFonts w:cstheme="minorHAnsi"/>
      <w:sz w:val="20"/>
      <w:szCs w:val="20"/>
    </w:rPr>
  </w:style>
  <w:style w:type="paragraph" w:styleId="TOC9">
    <w:name w:val="toc 9"/>
    <w:basedOn w:val="Normal"/>
    <w:next w:val="Normal"/>
    <w:autoRedefine/>
    <w:uiPriority w:val="39"/>
    <w:unhideWhenUsed/>
    <w:rsid w:val="00B1559E"/>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642">
      <w:bodyDiv w:val="1"/>
      <w:marLeft w:val="0"/>
      <w:marRight w:val="0"/>
      <w:marTop w:val="0"/>
      <w:marBottom w:val="0"/>
      <w:divBdr>
        <w:top w:val="none" w:sz="0" w:space="0" w:color="auto"/>
        <w:left w:val="none" w:sz="0" w:space="0" w:color="auto"/>
        <w:bottom w:val="none" w:sz="0" w:space="0" w:color="auto"/>
        <w:right w:val="none" w:sz="0" w:space="0" w:color="auto"/>
      </w:divBdr>
    </w:div>
    <w:div w:id="123282229">
      <w:bodyDiv w:val="1"/>
      <w:marLeft w:val="0"/>
      <w:marRight w:val="0"/>
      <w:marTop w:val="0"/>
      <w:marBottom w:val="0"/>
      <w:divBdr>
        <w:top w:val="none" w:sz="0" w:space="0" w:color="auto"/>
        <w:left w:val="none" w:sz="0" w:space="0" w:color="auto"/>
        <w:bottom w:val="none" w:sz="0" w:space="0" w:color="auto"/>
        <w:right w:val="none" w:sz="0" w:space="0" w:color="auto"/>
      </w:divBdr>
    </w:div>
    <w:div w:id="158623238">
      <w:bodyDiv w:val="1"/>
      <w:marLeft w:val="0"/>
      <w:marRight w:val="0"/>
      <w:marTop w:val="0"/>
      <w:marBottom w:val="0"/>
      <w:divBdr>
        <w:top w:val="none" w:sz="0" w:space="0" w:color="auto"/>
        <w:left w:val="none" w:sz="0" w:space="0" w:color="auto"/>
        <w:bottom w:val="none" w:sz="0" w:space="0" w:color="auto"/>
        <w:right w:val="none" w:sz="0" w:space="0" w:color="auto"/>
      </w:divBdr>
    </w:div>
    <w:div w:id="356741198">
      <w:bodyDiv w:val="1"/>
      <w:marLeft w:val="0"/>
      <w:marRight w:val="0"/>
      <w:marTop w:val="0"/>
      <w:marBottom w:val="0"/>
      <w:divBdr>
        <w:top w:val="none" w:sz="0" w:space="0" w:color="auto"/>
        <w:left w:val="none" w:sz="0" w:space="0" w:color="auto"/>
        <w:bottom w:val="none" w:sz="0" w:space="0" w:color="auto"/>
        <w:right w:val="none" w:sz="0" w:space="0" w:color="auto"/>
      </w:divBdr>
    </w:div>
    <w:div w:id="362832512">
      <w:bodyDiv w:val="1"/>
      <w:marLeft w:val="0"/>
      <w:marRight w:val="0"/>
      <w:marTop w:val="0"/>
      <w:marBottom w:val="0"/>
      <w:divBdr>
        <w:top w:val="none" w:sz="0" w:space="0" w:color="auto"/>
        <w:left w:val="none" w:sz="0" w:space="0" w:color="auto"/>
        <w:bottom w:val="none" w:sz="0" w:space="0" w:color="auto"/>
        <w:right w:val="none" w:sz="0" w:space="0" w:color="auto"/>
      </w:divBdr>
      <w:divsChild>
        <w:div w:id="1553686502">
          <w:marLeft w:val="0"/>
          <w:marRight w:val="0"/>
          <w:marTop w:val="0"/>
          <w:marBottom w:val="0"/>
          <w:divBdr>
            <w:top w:val="none" w:sz="0" w:space="0" w:color="auto"/>
            <w:left w:val="none" w:sz="0" w:space="0" w:color="auto"/>
            <w:bottom w:val="none" w:sz="0" w:space="0" w:color="auto"/>
            <w:right w:val="none" w:sz="0" w:space="0" w:color="auto"/>
          </w:divBdr>
        </w:div>
      </w:divsChild>
    </w:div>
    <w:div w:id="412707895">
      <w:bodyDiv w:val="1"/>
      <w:marLeft w:val="0"/>
      <w:marRight w:val="0"/>
      <w:marTop w:val="0"/>
      <w:marBottom w:val="0"/>
      <w:divBdr>
        <w:top w:val="none" w:sz="0" w:space="0" w:color="auto"/>
        <w:left w:val="none" w:sz="0" w:space="0" w:color="auto"/>
        <w:bottom w:val="none" w:sz="0" w:space="0" w:color="auto"/>
        <w:right w:val="none" w:sz="0" w:space="0" w:color="auto"/>
      </w:divBdr>
    </w:div>
    <w:div w:id="470831968">
      <w:bodyDiv w:val="1"/>
      <w:marLeft w:val="0"/>
      <w:marRight w:val="0"/>
      <w:marTop w:val="0"/>
      <w:marBottom w:val="0"/>
      <w:divBdr>
        <w:top w:val="none" w:sz="0" w:space="0" w:color="auto"/>
        <w:left w:val="none" w:sz="0" w:space="0" w:color="auto"/>
        <w:bottom w:val="none" w:sz="0" w:space="0" w:color="auto"/>
        <w:right w:val="none" w:sz="0" w:space="0" w:color="auto"/>
      </w:divBdr>
      <w:divsChild>
        <w:div w:id="425464929">
          <w:marLeft w:val="360"/>
          <w:marRight w:val="0"/>
          <w:marTop w:val="0"/>
          <w:marBottom w:val="0"/>
          <w:divBdr>
            <w:top w:val="none" w:sz="0" w:space="0" w:color="auto"/>
            <w:left w:val="none" w:sz="0" w:space="0" w:color="auto"/>
            <w:bottom w:val="none" w:sz="0" w:space="0" w:color="auto"/>
            <w:right w:val="none" w:sz="0" w:space="0" w:color="auto"/>
          </w:divBdr>
        </w:div>
        <w:div w:id="619381925">
          <w:marLeft w:val="360"/>
          <w:marRight w:val="0"/>
          <w:marTop w:val="0"/>
          <w:marBottom w:val="0"/>
          <w:divBdr>
            <w:top w:val="none" w:sz="0" w:space="0" w:color="auto"/>
            <w:left w:val="none" w:sz="0" w:space="0" w:color="auto"/>
            <w:bottom w:val="none" w:sz="0" w:space="0" w:color="auto"/>
            <w:right w:val="none" w:sz="0" w:space="0" w:color="auto"/>
          </w:divBdr>
        </w:div>
        <w:div w:id="1046104940">
          <w:marLeft w:val="360"/>
          <w:marRight w:val="0"/>
          <w:marTop w:val="0"/>
          <w:marBottom w:val="0"/>
          <w:divBdr>
            <w:top w:val="none" w:sz="0" w:space="0" w:color="auto"/>
            <w:left w:val="none" w:sz="0" w:space="0" w:color="auto"/>
            <w:bottom w:val="none" w:sz="0" w:space="0" w:color="auto"/>
            <w:right w:val="none" w:sz="0" w:space="0" w:color="auto"/>
          </w:divBdr>
        </w:div>
        <w:div w:id="1632393613">
          <w:marLeft w:val="360"/>
          <w:marRight w:val="0"/>
          <w:marTop w:val="0"/>
          <w:marBottom w:val="0"/>
          <w:divBdr>
            <w:top w:val="none" w:sz="0" w:space="0" w:color="auto"/>
            <w:left w:val="none" w:sz="0" w:space="0" w:color="auto"/>
            <w:bottom w:val="none" w:sz="0" w:space="0" w:color="auto"/>
            <w:right w:val="none" w:sz="0" w:space="0" w:color="auto"/>
          </w:divBdr>
        </w:div>
        <w:div w:id="1705599147">
          <w:marLeft w:val="360"/>
          <w:marRight w:val="0"/>
          <w:marTop w:val="0"/>
          <w:marBottom w:val="0"/>
          <w:divBdr>
            <w:top w:val="none" w:sz="0" w:space="0" w:color="auto"/>
            <w:left w:val="none" w:sz="0" w:space="0" w:color="auto"/>
            <w:bottom w:val="none" w:sz="0" w:space="0" w:color="auto"/>
            <w:right w:val="none" w:sz="0" w:space="0" w:color="auto"/>
          </w:divBdr>
        </w:div>
      </w:divsChild>
    </w:div>
    <w:div w:id="485556775">
      <w:bodyDiv w:val="1"/>
      <w:marLeft w:val="0"/>
      <w:marRight w:val="0"/>
      <w:marTop w:val="0"/>
      <w:marBottom w:val="0"/>
      <w:divBdr>
        <w:top w:val="none" w:sz="0" w:space="0" w:color="auto"/>
        <w:left w:val="none" w:sz="0" w:space="0" w:color="auto"/>
        <w:bottom w:val="none" w:sz="0" w:space="0" w:color="auto"/>
        <w:right w:val="none" w:sz="0" w:space="0" w:color="auto"/>
      </w:divBdr>
    </w:div>
    <w:div w:id="487553763">
      <w:bodyDiv w:val="1"/>
      <w:marLeft w:val="0"/>
      <w:marRight w:val="0"/>
      <w:marTop w:val="0"/>
      <w:marBottom w:val="0"/>
      <w:divBdr>
        <w:top w:val="none" w:sz="0" w:space="0" w:color="auto"/>
        <w:left w:val="none" w:sz="0" w:space="0" w:color="auto"/>
        <w:bottom w:val="none" w:sz="0" w:space="0" w:color="auto"/>
        <w:right w:val="none" w:sz="0" w:space="0" w:color="auto"/>
      </w:divBdr>
      <w:divsChild>
        <w:div w:id="1263953150">
          <w:marLeft w:val="0"/>
          <w:marRight w:val="0"/>
          <w:marTop w:val="0"/>
          <w:marBottom w:val="0"/>
          <w:divBdr>
            <w:top w:val="none" w:sz="0" w:space="0" w:color="auto"/>
            <w:left w:val="none" w:sz="0" w:space="0" w:color="auto"/>
            <w:bottom w:val="none" w:sz="0" w:space="0" w:color="auto"/>
            <w:right w:val="none" w:sz="0" w:space="0" w:color="auto"/>
          </w:divBdr>
        </w:div>
      </w:divsChild>
    </w:div>
    <w:div w:id="494614611">
      <w:bodyDiv w:val="1"/>
      <w:marLeft w:val="0"/>
      <w:marRight w:val="0"/>
      <w:marTop w:val="0"/>
      <w:marBottom w:val="0"/>
      <w:divBdr>
        <w:top w:val="none" w:sz="0" w:space="0" w:color="auto"/>
        <w:left w:val="none" w:sz="0" w:space="0" w:color="auto"/>
        <w:bottom w:val="none" w:sz="0" w:space="0" w:color="auto"/>
        <w:right w:val="none" w:sz="0" w:space="0" w:color="auto"/>
      </w:divBdr>
    </w:div>
    <w:div w:id="516385432">
      <w:bodyDiv w:val="1"/>
      <w:marLeft w:val="0"/>
      <w:marRight w:val="0"/>
      <w:marTop w:val="0"/>
      <w:marBottom w:val="0"/>
      <w:divBdr>
        <w:top w:val="none" w:sz="0" w:space="0" w:color="auto"/>
        <w:left w:val="none" w:sz="0" w:space="0" w:color="auto"/>
        <w:bottom w:val="none" w:sz="0" w:space="0" w:color="auto"/>
        <w:right w:val="none" w:sz="0" w:space="0" w:color="auto"/>
      </w:divBdr>
    </w:div>
    <w:div w:id="575359480">
      <w:bodyDiv w:val="1"/>
      <w:marLeft w:val="0"/>
      <w:marRight w:val="0"/>
      <w:marTop w:val="0"/>
      <w:marBottom w:val="0"/>
      <w:divBdr>
        <w:top w:val="none" w:sz="0" w:space="0" w:color="auto"/>
        <w:left w:val="none" w:sz="0" w:space="0" w:color="auto"/>
        <w:bottom w:val="none" w:sz="0" w:space="0" w:color="auto"/>
        <w:right w:val="none" w:sz="0" w:space="0" w:color="auto"/>
      </w:divBdr>
      <w:divsChild>
        <w:div w:id="748774110">
          <w:marLeft w:val="0"/>
          <w:marRight w:val="0"/>
          <w:marTop w:val="0"/>
          <w:marBottom w:val="0"/>
          <w:divBdr>
            <w:top w:val="none" w:sz="0" w:space="0" w:color="auto"/>
            <w:left w:val="none" w:sz="0" w:space="0" w:color="auto"/>
            <w:bottom w:val="none" w:sz="0" w:space="0" w:color="auto"/>
            <w:right w:val="none" w:sz="0" w:space="0" w:color="auto"/>
          </w:divBdr>
        </w:div>
        <w:div w:id="299771401">
          <w:marLeft w:val="0"/>
          <w:marRight w:val="0"/>
          <w:marTop w:val="0"/>
          <w:marBottom w:val="0"/>
          <w:divBdr>
            <w:top w:val="none" w:sz="0" w:space="0" w:color="auto"/>
            <w:left w:val="none" w:sz="0" w:space="0" w:color="auto"/>
            <w:bottom w:val="none" w:sz="0" w:space="0" w:color="auto"/>
            <w:right w:val="none" w:sz="0" w:space="0" w:color="auto"/>
          </w:divBdr>
        </w:div>
        <w:div w:id="945308881">
          <w:marLeft w:val="0"/>
          <w:marRight w:val="0"/>
          <w:marTop w:val="0"/>
          <w:marBottom w:val="0"/>
          <w:divBdr>
            <w:top w:val="none" w:sz="0" w:space="0" w:color="auto"/>
            <w:left w:val="none" w:sz="0" w:space="0" w:color="auto"/>
            <w:bottom w:val="none" w:sz="0" w:space="0" w:color="auto"/>
            <w:right w:val="none" w:sz="0" w:space="0" w:color="auto"/>
          </w:divBdr>
        </w:div>
      </w:divsChild>
    </w:div>
    <w:div w:id="724720043">
      <w:bodyDiv w:val="1"/>
      <w:marLeft w:val="0"/>
      <w:marRight w:val="0"/>
      <w:marTop w:val="0"/>
      <w:marBottom w:val="0"/>
      <w:divBdr>
        <w:top w:val="none" w:sz="0" w:space="0" w:color="auto"/>
        <w:left w:val="none" w:sz="0" w:space="0" w:color="auto"/>
        <w:bottom w:val="none" w:sz="0" w:space="0" w:color="auto"/>
        <w:right w:val="none" w:sz="0" w:space="0" w:color="auto"/>
      </w:divBdr>
    </w:div>
    <w:div w:id="751898432">
      <w:bodyDiv w:val="1"/>
      <w:marLeft w:val="0"/>
      <w:marRight w:val="0"/>
      <w:marTop w:val="0"/>
      <w:marBottom w:val="0"/>
      <w:divBdr>
        <w:top w:val="none" w:sz="0" w:space="0" w:color="auto"/>
        <w:left w:val="none" w:sz="0" w:space="0" w:color="auto"/>
        <w:bottom w:val="none" w:sz="0" w:space="0" w:color="auto"/>
        <w:right w:val="none" w:sz="0" w:space="0" w:color="auto"/>
      </w:divBdr>
    </w:div>
    <w:div w:id="780804974">
      <w:bodyDiv w:val="1"/>
      <w:marLeft w:val="0"/>
      <w:marRight w:val="0"/>
      <w:marTop w:val="0"/>
      <w:marBottom w:val="0"/>
      <w:divBdr>
        <w:top w:val="none" w:sz="0" w:space="0" w:color="auto"/>
        <w:left w:val="none" w:sz="0" w:space="0" w:color="auto"/>
        <w:bottom w:val="none" w:sz="0" w:space="0" w:color="auto"/>
        <w:right w:val="none" w:sz="0" w:space="0" w:color="auto"/>
      </w:divBdr>
    </w:div>
    <w:div w:id="947198832">
      <w:bodyDiv w:val="1"/>
      <w:marLeft w:val="0"/>
      <w:marRight w:val="0"/>
      <w:marTop w:val="0"/>
      <w:marBottom w:val="0"/>
      <w:divBdr>
        <w:top w:val="none" w:sz="0" w:space="0" w:color="auto"/>
        <w:left w:val="none" w:sz="0" w:space="0" w:color="auto"/>
        <w:bottom w:val="none" w:sz="0" w:space="0" w:color="auto"/>
        <w:right w:val="none" w:sz="0" w:space="0" w:color="auto"/>
      </w:divBdr>
    </w:div>
    <w:div w:id="1007828146">
      <w:bodyDiv w:val="1"/>
      <w:marLeft w:val="0"/>
      <w:marRight w:val="0"/>
      <w:marTop w:val="0"/>
      <w:marBottom w:val="0"/>
      <w:divBdr>
        <w:top w:val="none" w:sz="0" w:space="0" w:color="auto"/>
        <w:left w:val="none" w:sz="0" w:space="0" w:color="auto"/>
        <w:bottom w:val="none" w:sz="0" w:space="0" w:color="auto"/>
        <w:right w:val="none" w:sz="0" w:space="0" w:color="auto"/>
      </w:divBdr>
    </w:div>
    <w:div w:id="1051422865">
      <w:bodyDiv w:val="1"/>
      <w:marLeft w:val="0"/>
      <w:marRight w:val="0"/>
      <w:marTop w:val="0"/>
      <w:marBottom w:val="0"/>
      <w:divBdr>
        <w:top w:val="none" w:sz="0" w:space="0" w:color="auto"/>
        <w:left w:val="none" w:sz="0" w:space="0" w:color="auto"/>
        <w:bottom w:val="none" w:sz="0" w:space="0" w:color="auto"/>
        <w:right w:val="none" w:sz="0" w:space="0" w:color="auto"/>
      </w:divBdr>
    </w:div>
    <w:div w:id="1143233936">
      <w:bodyDiv w:val="1"/>
      <w:marLeft w:val="0"/>
      <w:marRight w:val="0"/>
      <w:marTop w:val="0"/>
      <w:marBottom w:val="0"/>
      <w:divBdr>
        <w:top w:val="none" w:sz="0" w:space="0" w:color="auto"/>
        <w:left w:val="none" w:sz="0" w:space="0" w:color="auto"/>
        <w:bottom w:val="none" w:sz="0" w:space="0" w:color="auto"/>
        <w:right w:val="none" w:sz="0" w:space="0" w:color="auto"/>
      </w:divBdr>
      <w:divsChild>
        <w:div w:id="758912563">
          <w:marLeft w:val="0"/>
          <w:marRight w:val="0"/>
          <w:marTop w:val="0"/>
          <w:marBottom w:val="0"/>
          <w:divBdr>
            <w:top w:val="none" w:sz="0" w:space="0" w:color="auto"/>
            <w:left w:val="none" w:sz="0" w:space="0" w:color="auto"/>
            <w:bottom w:val="none" w:sz="0" w:space="0" w:color="auto"/>
            <w:right w:val="none" w:sz="0" w:space="0" w:color="auto"/>
          </w:divBdr>
        </w:div>
      </w:divsChild>
    </w:div>
    <w:div w:id="1215120097">
      <w:bodyDiv w:val="1"/>
      <w:marLeft w:val="0"/>
      <w:marRight w:val="0"/>
      <w:marTop w:val="0"/>
      <w:marBottom w:val="0"/>
      <w:divBdr>
        <w:top w:val="none" w:sz="0" w:space="0" w:color="auto"/>
        <w:left w:val="none" w:sz="0" w:space="0" w:color="auto"/>
        <w:bottom w:val="none" w:sz="0" w:space="0" w:color="auto"/>
        <w:right w:val="none" w:sz="0" w:space="0" w:color="auto"/>
      </w:divBdr>
    </w:div>
    <w:div w:id="1243291728">
      <w:bodyDiv w:val="1"/>
      <w:marLeft w:val="0"/>
      <w:marRight w:val="0"/>
      <w:marTop w:val="0"/>
      <w:marBottom w:val="0"/>
      <w:divBdr>
        <w:top w:val="none" w:sz="0" w:space="0" w:color="auto"/>
        <w:left w:val="none" w:sz="0" w:space="0" w:color="auto"/>
        <w:bottom w:val="none" w:sz="0" w:space="0" w:color="auto"/>
        <w:right w:val="none" w:sz="0" w:space="0" w:color="auto"/>
      </w:divBdr>
    </w:div>
    <w:div w:id="1278440106">
      <w:bodyDiv w:val="1"/>
      <w:marLeft w:val="0"/>
      <w:marRight w:val="0"/>
      <w:marTop w:val="0"/>
      <w:marBottom w:val="0"/>
      <w:divBdr>
        <w:top w:val="none" w:sz="0" w:space="0" w:color="auto"/>
        <w:left w:val="none" w:sz="0" w:space="0" w:color="auto"/>
        <w:bottom w:val="none" w:sz="0" w:space="0" w:color="auto"/>
        <w:right w:val="none" w:sz="0" w:space="0" w:color="auto"/>
      </w:divBdr>
    </w:div>
    <w:div w:id="1282033475">
      <w:bodyDiv w:val="1"/>
      <w:marLeft w:val="0"/>
      <w:marRight w:val="0"/>
      <w:marTop w:val="0"/>
      <w:marBottom w:val="0"/>
      <w:divBdr>
        <w:top w:val="none" w:sz="0" w:space="0" w:color="auto"/>
        <w:left w:val="none" w:sz="0" w:space="0" w:color="auto"/>
        <w:bottom w:val="none" w:sz="0" w:space="0" w:color="auto"/>
        <w:right w:val="none" w:sz="0" w:space="0" w:color="auto"/>
      </w:divBdr>
    </w:div>
    <w:div w:id="1333022234">
      <w:bodyDiv w:val="1"/>
      <w:marLeft w:val="0"/>
      <w:marRight w:val="0"/>
      <w:marTop w:val="0"/>
      <w:marBottom w:val="0"/>
      <w:divBdr>
        <w:top w:val="none" w:sz="0" w:space="0" w:color="auto"/>
        <w:left w:val="none" w:sz="0" w:space="0" w:color="auto"/>
        <w:bottom w:val="none" w:sz="0" w:space="0" w:color="auto"/>
        <w:right w:val="none" w:sz="0" w:space="0" w:color="auto"/>
      </w:divBdr>
    </w:div>
    <w:div w:id="1347634840">
      <w:bodyDiv w:val="1"/>
      <w:marLeft w:val="0"/>
      <w:marRight w:val="0"/>
      <w:marTop w:val="0"/>
      <w:marBottom w:val="0"/>
      <w:divBdr>
        <w:top w:val="none" w:sz="0" w:space="0" w:color="auto"/>
        <w:left w:val="none" w:sz="0" w:space="0" w:color="auto"/>
        <w:bottom w:val="none" w:sz="0" w:space="0" w:color="auto"/>
        <w:right w:val="none" w:sz="0" w:space="0" w:color="auto"/>
      </w:divBdr>
    </w:div>
    <w:div w:id="1379160095">
      <w:bodyDiv w:val="1"/>
      <w:marLeft w:val="0"/>
      <w:marRight w:val="0"/>
      <w:marTop w:val="0"/>
      <w:marBottom w:val="0"/>
      <w:divBdr>
        <w:top w:val="none" w:sz="0" w:space="0" w:color="auto"/>
        <w:left w:val="none" w:sz="0" w:space="0" w:color="auto"/>
        <w:bottom w:val="none" w:sz="0" w:space="0" w:color="auto"/>
        <w:right w:val="none" w:sz="0" w:space="0" w:color="auto"/>
      </w:divBdr>
    </w:div>
    <w:div w:id="1520659504">
      <w:bodyDiv w:val="1"/>
      <w:marLeft w:val="0"/>
      <w:marRight w:val="0"/>
      <w:marTop w:val="0"/>
      <w:marBottom w:val="0"/>
      <w:divBdr>
        <w:top w:val="none" w:sz="0" w:space="0" w:color="auto"/>
        <w:left w:val="none" w:sz="0" w:space="0" w:color="auto"/>
        <w:bottom w:val="none" w:sz="0" w:space="0" w:color="auto"/>
        <w:right w:val="none" w:sz="0" w:space="0" w:color="auto"/>
      </w:divBdr>
    </w:div>
    <w:div w:id="1575822590">
      <w:bodyDiv w:val="1"/>
      <w:marLeft w:val="0"/>
      <w:marRight w:val="0"/>
      <w:marTop w:val="0"/>
      <w:marBottom w:val="0"/>
      <w:divBdr>
        <w:top w:val="none" w:sz="0" w:space="0" w:color="auto"/>
        <w:left w:val="none" w:sz="0" w:space="0" w:color="auto"/>
        <w:bottom w:val="none" w:sz="0" w:space="0" w:color="auto"/>
        <w:right w:val="none" w:sz="0" w:space="0" w:color="auto"/>
      </w:divBdr>
      <w:divsChild>
        <w:div w:id="637495125">
          <w:marLeft w:val="0"/>
          <w:marRight w:val="0"/>
          <w:marTop w:val="0"/>
          <w:marBottom w:val="0"/>
          <w:divBdr>
            <w:top w:val="none" w:sz="0" w:space="0" w:color="auto"/>
            <w:left w:val="none" w:sz="0" w:space="0" w:color="auto"/>
            <w:bottom w:val="none" w:sz="0" w:space="0" w:color="auto"/>
            <w:right w:val="none" w:sz="0" w:space="0" w:color="auto"/>
          </w:divBdr>
        </w:div>
      </w:divsChild>
    </w:div>
    <w:div w:id="1596400611">
      <w:bodyDiv w:val="1"/>
      <w:marLeft w:val="0"/>
      <w:marRight w:val="0"/>
      <w:marTop w:val="0"/>
      <w:marBottom w:val="0"/>
      <w:divBdr>
        <w:top w:val="none" w:sz="0" w:space="0" w:color="auto"/>
        <w:left w:val="none" w:sz="0" w:space="0" w:color="auto"/>
        <w:bottom w:val="none" w:sz="0" w:space="0" w:color="auto"/>
        <w:right w:val="none" w:sz="0" w:space="0" w:color="auto"/>
      </w:divBdr>
    </w:div>
    <w:div w:id="1630476204">
      <w:bodyDiv w:val="1"/>
      <w:marLeft w:val="0"/>
      <w:marRight w:val="0"/>
      <w:marTop w:val="0"/>
      <w:marBottom w:val="0"/>
      <w:divBdr>
        <w:top w:val="none" w:sz="0" w:space="0" w:color="auto"/>
        <w:left w:val="none" w:sz="0" w:space="0" w:color="auto"/>
        <w:bottom w:val="none" w:sz="0" w:space="0" w:color="auto"/>
        <w:right w:val="none" w:sz="0" w:space="0" w:color="auto"/>
      </w:divBdr>
    </w:div>
    <w:div w:id="1698121320">
      <w:bodyDiv w:val="1"/>
      <w:marLeft w:val="0"/>
      <w:marRight w:val="0"/>
      <w:marTop w:val="0"/>
      <w:marBottom w:val="0"/>
      <w:divBdr>
        <w:top w:val="none" w:sz="0" w:space="0" w:color="auto"/>
        <w:left w:val="none" w:sz="0" w:space="0" w:color="auto"/>
        <w:bottom w:val="none" w:sz="0" w:space="0" w:color="auto"/>
        <w:right w:val="none" w:sz="0" w:space="0" w:color="auto"/>
      </w:divBdr>
    </w:div>
    <w:div w:id="1699355364">
      <w:bodyDiv w:val="1"/>
      <w:marLeft w:val="0"/>
      <w:marRight w:val="0"/>
      <w:marTop w:val="0"/>
      <w:marBottom w:val="0"/>
      <w:divBdr>
        <w:top w:val="none" w:sz="0" w:space="0" w:color="auto"/>
        <w:left w:val="none" w:sz="0" w:space="0" w:color="auto"/>
        <w:bottom w:val="none" w:sz="0" w:space="0" w:color="auto"/>
        <w:right w:val="none" w:sz="0" w:space="0" w:color="auto"/>
      </w:divBdr>
    </w:div>
    <w:div w:id="1772893216">
      <w:bodyDiv w:val="1"/>
      <w:marLeft w:val="0"/>
      <w:marRight w:val="0"/>
      <w:marTop w:val="0"/>
      <w:marBottom w:val="0"/>
      <w:divBdr>
        <w:top w:val="none" w:sz="0" w:space="0" w:color="auto"/>
        <w:left w:val="none" w:sz="0" w:space="0" w:color="auto"/>
        <w:bottom w:val="none" w:sz="0" w:space="0" w:color="auto"/>
        <w:right w:val="none" w:sz="0" w:space="0" w:color="auto"/>
      </w:divBdr>
      <w:divsChild>
        <w:div w:id="735590513">
          <w:marLeft w:val="0"/>
          <w:marRight w:val="0"/>
          <w:marTop w:val="0"/>
          <w:marBottom w:val="0"/>
          <w:divBdr>
            <w:top w:val="none" w:sz="0" w:space="0" w:color="auto"/>
            <w:left w:val="none" w:sz="0" w:space="0" w:color="auto"/>
            <w:bottom w:val="none" w:sz="0" w:space="0" w:color="auto"/>
            <w:right w:val="none" w:sz="0" w:space="0" w:color="auto"/>
          </w:divBdr>
          <w:divsChild>
            <w:div w:id="128666000">
              <w:marLeft w:val="0"/>
              <w:marRight w:val="0"/>
              <w:marTop w:val="0"/>
              <w:marBottom w:val="0"/>
              <w:divBdr>
                <w:top w:val="none" w:sz="0" w:space="0" w:color="auto"/>
                <w:left w:val="none" w:sz="0" w:space="0" w:color="auto"/>
                <w:bottom w:val="none" w:sz="0" w:space="0" w:color="auto"/>
                <w:right w:val="none" w:sz="0" w:space="0" w:color="auto"/>
              </w:divBdr>
              <w:divsChild>
                <w:div w:id="5228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5838">
      <w:bodyDiv w:val="1"/>
      <w:marLeft w:val="0"/>
      <w:marRight w:val="0"/>
      <w:marTop w:val="0"/>
      <w:marBottom w:val="0"/>
      <w:divBdr>
        <w:top w:val="none" w:sz="0" w:space="0" w:color="auto"/>
        <w:left w:val="none" w:sz="0" w:space="0" w:color="auto"/>
        <w:bottom w:val="none" w:sz="0" w:space="0" w:color="auto"/>
        <w:right w:val="none" w:sz="0" w:space="0" w:color="auto"/>
      </w:divBdr>
    </w:div>
    <w:div w:id="1890147610">
      <w:bodyDiv w:val="1"/>
      <w:marLeft w:val="0"/>
      <w:marRight w:val="0"/>
      <w:marTop w:val="0"/>
      <w:marBottom w:val="0"/>
      <w:divBdr>
        <w:top w:val="none" w:sz="0" w:space="0" w:color="auto"/>
        <w:left w:val="none" w:sz="0" w:space="0" w:color="auto"/>
        <w:bottom w:val="none" w:sz="0" w:space="0" w:color="auto"/>
        <w:right w:val="none" w:sz="0" w:space="0" w:color="auto"/>
      </w:divBdr>
    </w:div>
    <w:div w:id="1947616462">
      <w:bodyDiv w:val="1"/>
      <w:marLeft w:val="0"/>
      <w:marRight w:val="0"/>
      <w:marTop w:val="0"/>
      <w:marBottom w:val="0"/>
      <w:divBdr>
        <w:top w:val="none" w:sz="0" w:space="0" w:color="auto"/>
        <w:left w:val="none" w:sz="0" w:space="0" w:color="auto"/>
        <w:bottom w:val="none" w:sz="0" w:space="0" w:color="auto"/>
        <w:right w:val="none" w:sz="0" w:space="0" w:color="auto"/>
      </w:divBdr>
      <w:divsChild>
        <w:div w:id="1392268951">
          <w:marLeft w:val="0"/>
          <w:marRight w:val="0"/>
          <w:marTop w:val="0"/>
          <w:marBottom w:val="0"/>
          <w:divBdr>
            <w:top w:val="single" w:sz="6" w:space="4" w:color="auto"/>
            <w:left w:val="single" w:sz="6" w:space="4" w:color="auto"/>
            <w:bottom w:val="single" w:sz="6" w:space="4" w:color="auto"/>
            <w:right w:val="single" w:sz="6" w:space="4" w:color="auto"/>
          </w:divBdr>
          <w:divsChild>
            <w:div w:id="856038160">
              <w:marLeft w:val="0"/>
              <w:marRight w:val="0"/>
              <w:marTop w:val="0"/>
              <w:marBottom w:val="0"/>
              <w:divBdr>
                <w:top w:val="none" w:sz="0" w:space="0" w:color="auto"/>
                <w:left w:val="none" w:sz="0" w:space="0" w:color="auto"/>
                <w:bottom w:val="none" w:sz="0" w:space="0" w:color="auto"/>
                <w:right w:val="none" w:sz="0" w:space="0" w:color="auto"/>
              </w:divBdr>
              <w:divsChild>
                <w:div w:id="259531172">
                  <w:marLeft w:val="0"/>
                  <w:marRight w:val="0"/>
                  <w:marTop w:val="0"/>
                  <w:marBottom w:val="0"/>
                  <w:divBdr>
                    <w:top w:val="single" w:sz="6" w:space="0" w:color="CFCFCF"/>
                    <w:left w:val="single" w:sz="6" w:space="0" w:color="CFCFCF"/>
                    <w:bottom w:val="single" w:sz="6" w:space="0" w:color="CFCFCF"/>
                    <w:right w:val="single" w:sz="6" w:space="0" w:color="CFCFCF"/>
                  </w:divBdr>
                  <w:divsChild>
                    <w:div w:id="688794434">
                      <w:marLeft w:val="0"/>
                      <w:marRight w:val="0"/>
                      <w:marTop w:val="0"/>
                      <w:marBottom w:val="0"/>
                      <w:divBdr>
                        <w:top w:val="none" w:sz="0" w:space="0" w:color="auto"/>
                        <w:left w:val="none" w:sz="0" w:space="0" w:color="auto"/>
                        <w:bottom w:val="none" w:sz="0" w:space="0" w:color="auto"/>
                        <w:right w:val="none" w:sz="0" w:space="0" w:color="auto"/>
                      </w:divBdr>
                      <w:divsChild>
                        <w:div w:id="1237862336">
                          <w:marLeft w:val="0"/>
                          <w:marRight w:val="0"/>
                          <w:marTop w:val="0"/>
                          <w:marBottom w:val="0"/>
                          <w:divBdr>
                            <w:top w:val="none" w:sz="0" w:space="0" w:color="auto"/>
                            <w:left w:val="none" w:sz="0" w:space="0" w:color="auto"/>
                            <w:bottom w:val="none" w:sz="0" w:space="0" w:color="auto"/>
                            <w:right w:val="none" w:sz="0" w:space="0" w:color="auto"/>
                          </w:divBdr>
                        </w:div>
                        <w:div w:id="1622417077">
                          <w:marLeft w:val="0"/>
                          <w:marRight w:val="-750"/>
                          <w:marTop w:val="0"/>
                          <w:marBottom w:val="0"/>
                          <w:divBdr>
                            <w:top w:val="none" w:sz="0" w:space="0" w:color="auto"/>
                            <w:left w:val="none" w:sz="0" w:space="0" w:color="auto"/>
                            <w:bottom w:val="none" w:sz="0" w:space="0" w:color="auto"/>
                            <w:right w:val="none" w:sz="0" w:space="0" w:color="auto"/>
                          </w:divBdr>
                          <w:divsChild>
                            <w:div w:id="2041541689">
                              <w:marLeft w:val="0"/>
                              <w:marRight w:val="0"/>
                              <w:marTop w:val="0"/>
                              <w:marBottom w:val="0"/>
                              <w:divBdr>
                                <w:top w:val="none" w:sz="0" w:space="0" w:color="auto"/>
                                <w:left w:val="none" w:sz="0" w:space="0" w:color="auto"/>
                                <w:bottom w:val="none" w:sz="0" w:space="0" w:color="auto"/>
                                <w:right w:val="none" w:sz="0" w:space="0" w:color="auto"/>
                              </w:divBdr>
                              <w:divsChild>
                                <w:div w:id="1260943321">
                                  <w:marLeft w:val="0"/>
                                  <w:marRight w:val="0"/>
                                  <w:marTop w:val="0"/>
                                  <w:marBottom w:val="0"/>
                                  <w:divBdr>
                                    <w:top w:val="none" w:sz="0" w:space="0" w:color="auto"/>
                                    <w:left w:val="none" w:sz="0" w:space="0" w:color="auto"/>
                                    <w:bottom w:val="none" w:sz="0" w:space="0" w:color="auto"/>
                                    <w:right w:val="none" w:sz="0" w:space="0" w:color="auto"/>
                                  </w:divBdr>
                                  <w:divsChild>
                                    <w:div w:id="895777489">
                                      <w:marLeft w:val="0"/>
                                      <w:marRight w:val="0"/>
                                      <w:marTop w:val="0"/>
                                      <w:marBottom w:val="0"/>
                                      <w:divBdr>
                                        <w:top w:val="none" w:sz="0" w:space="0" w:color="auto"/>
                                        <w:left w:val="none" w:sz="0" w:space="0" w:color="auto"/>
                                        <w:bottom w:val="none" w:sz="0" w:space="0" w:color="auto"/>
                                        <w:right w:val="none" w:sz="0" w:space="0" w:color="auto"/>
                                      </w:divBdr>
                                      <w:divsChild>
                                        <w:div w:id="1299726879">
                                          <w:marLeft w:val="0"/>
                                          <w:marRight w:val="0"/>
                                          <w:marTop w:val="0"/>
                                          <w:marBottom w:val="0"/>
                                          <w:divBdr>
                                            <w:top w:val="none" w:sz="0" w:space="0" w:color="auto"/>
                                            <w:left w:val="none" w:sz="0" w:space="0" w:color="auto"/>
                                            <w:bottom w:val="none" w:sz="0" w:space="0" w:color="auto"/>
                                            <w:right w:val="none" w:sz="0" w:space="0" w:color="auto"/>
                                          </w:divBdr>
                                          <w:divsChild>
                                            <w:div w:id="9966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425716">
          <w:marLeft w:val="0"/>
          <w:marRight w:val="0"/>
          <w:marTop w:val="0"/>
          <w:marBottom w:val="0"/>
          <w:divBdr>
            <w:top w:val="single" w:sz="6" w:space="4" w:color="auto"/>
            <w:left w:val="single" w:sz="6" w:space="4" w:color="auto"/>
            <w:bottom w:val="single" w:sz="6" w:space="4" w:color="auto"/>
            <w:right w:val="single" w:sz="6" w:space="4" w:color="auto"/>
          </w:divBdr>
          <w:divsChild>
            <w:div w:id="2141026215">
              <w:marLeft w:val="0"/>
              <w:marRight w:val="0"/>
              <w:marTop w:val="0"/>
              <w:marBottom w:val="0"/>
              <w:divBdr>
                <w:top w:val="none" w:sz="0" w:space="0" w:color="auto"/>
                <w:left w:val="none" w:sz="0" w:space="0" w:color="auto"/>
                <w:bottom w:val="none" w:sz="0" w:space="0" w:color="auto"/>
                <w:right w:val="none" w:sz="0" w:space="0" w:color="auto"/>
              </w:divBdr>
              <w:divsChild>
                <w:div w:id="162089012">
                  <w:marLeft w:val="0"/>
                  <w:marRight w:val="0"/>
                  <w:marTop w:val="0"/>
                  <w:marBottom w:val="0"/>
                  <w:divBdr>
                    <w:top w:val="none" w:sz="0" w:space="0" w:color="auto"/>
                    <w:left w:val="none" w:sz="0" w:space="0" w:color="auto"/>
                    <w:bottom w:val="none" w:sz="0" w:space="0" w:color="auto"/>
                    <w:right w:val="none" w:sz="0" w:space="0" w:color="auto"/>
                  </w:divBdr>
                  <w:divsChild>
                    <w:div w:id="12832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167359">
      <w:bodyDiv w:val="1"/>
      <w:marLeft w:val="0"/>
      <w:marRight w:val="0"/>
      <w:marTop w:val="0"/>
      <w:marBottom w:val="0"/>
      <w:divBdr>
        <w:top w:val="none" w:sz="0" w:space="0" w:color="auto"/>
        <w:left w:val="none" w:sz="0" w:space="0" w:color="auto"/>
        <w:bottom w:val="none" w:sz="0" w:space="0" w:color="auto"/>
        <w:right w:val="none" w:sz="0" w:space="0" w:color="auto"/>
      </w:divBdr>
    </w:div>
    <w:div w:id="2037152464">
      <w:bodyDiv w:val="1"/>
      <w:marLeft w:val="0"/>
      <w:marRight w:val="0"/>
      <w:marTop w:val="0"/>
      <w:marBottom w:val="0"/>
      <w:divBdr>
        <w:top w:val="none" w:sz="0" w:space="0" w:color="auto"/>
        <w:left w:val="none" w:sz="0" w:space="0" w:color="auto"/>
        <w:bottom w:val="none" w:sz="0" w:space="0" w:color="auto"/>
        <w:right w:val="none" w:sz="0" w:space="0" w:color="auto"/>
      </w:divBdr>
    </w:div>
    <w:div w:id="206598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ourworldindata.org/life-expectancy"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ww.who.int/" TargetMode="External"/><Relationship Id="rId68"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www.who.int/" TargetMode="External"/><Relationship Id="rId11" Type="http://schemas.openxmlformats.org/officeDocument/2006/relationships/endnotes" Target="endnotes.xml"/><Relationship Id="rId24" Type="http://schemas.openxmlformats.org/officeDocument/2006/relationships/hyperlink" Target="https://ourworldindata.org/grapher/per-capita-meat-type?country=CHN~USA~IND~ARG~PRT~ETH~JPN~GBR~BRA" TargetMode="External"/><Relationship Id="rId32" Type="http://schemas.openxmlformats.org/officeDocument/2006/relationships/hyperlink" Target="https://www.oecd.org/"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www.oecd.org/" TargetMode="External"/><Relationship Id="rId5" Type="http://schemas.openxmlformats.org/officeDocument/2006/relationships/customXml" Target="../customXml/item5.xml"/><Relationship Id="rId61" Type="http://schemas.openxmlformats.org/officeDocument/2006/relationships/image" Target="media/image34.png"/><Relationship Id="rId19" Type="http://schemas.openxmlformats.org/officeDocument/2006/relationships/hyperlink" Target="https://www.who.int/" TargetMode="External"/><Relationship Id="rId14" Type="http://schemas.openxmlformats.org/officeDocument/2006/relationships/comments" Target="comments.xml"/><Relationship Id="rId22" Type="http://schemas.openxmlformats.org/officeDocument/2006/relationships/hyperlink" Target="https://www.oecd.org/" TargetMode="External"/><Relationship Id="rId27" Type="http://schemas.openxmlformats.org/officeDocument/2006/relationships/image" Target="media/image5.png"/><Relationship Id="rId30" Type="http://schemas.openxmlformats.org/officeDocument/2006/relationships/hyperlink" Target="https://www.who.int/data/gho"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www.who.int/data/gho" TargetMode="External"/><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4.png"/><Relationship Id="rId72" Type="http://schemas.openxmlformats.org/officeDocument/2006/relationships/glossaryDocument" Target="glossary/document.xml"/><Relationship Id="R346eb19a660d453b"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customXml" Target="ink/ink1.xml"/><Relationship Id="rId17" Type="http://schemas.microsoft.com/office/2018/08/relationships/commentsExtensible" Target="commentsExtensible.xml"/><Relationship Id="rId25" Type="http://schemas.openxmlformats.org/officeDocument/2006/relationships/image" Target="media/image3.png"/><Relationship Id="rId33" Type="http://schemas.openxmlformats.org/officeDocument/2006/relationships/hyperlink" Target="https://data.worldbank.org/"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hyperlink" Target="https://data.worldbank.org/" TargetMode="External"/><Relationship Id="rId20" Type="http://schemas.openxmlformats.org/officeDocument/2006/relationships/hyperlink" Target="https://www.who.int/data/gho"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https://data.worldbank.org/"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notes" Target="footnotes.xml"/><Relationship Id="rId31" Type="http://schemas.openxmlformats.org/officeDocument/2006/relationships/hyperlink" Target="https://ourworldindata.org/life-expectancy"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s://ourworldindata.org/life-expectancy"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2.png"/><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styles" Target="styles.xml"/><Relationship Id="rId7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9E77E60B5643A584B02128D1AE1266"/>
        <w:category>
          <w:name w:val="General"/>
          <w:gallery w:val="placeholder"/>
        </w:category>
        <w:types>
          <w:type w:val="bbPlcHdr"/>
        </w:types>
        <w:behaviors>
          <w:behavior w:val="content"/>
        </w:behaviors>
        <w:guid w:val="{DEF3F097-64E1-4C5F-9E2D-D46F889DE35E}"/>
      </w:docPartPr>
      <w:docPartBody>
        <w:p w:rsidR="009F3B10" w:rsidRDefault="009F3B10" w:rsidP="009F3B10">
          <w:pPr>
            <w:pStyle w:val="0B9E77E60B5643A584B02128D1AE1266"/>
          </w:pPr>
          <w:r>
            <w:rPr>
              <w:caps/>
              <w:color w:val="4472C4" w:themeColor="accent1"/>
              <w:sz w:val="18"/>
              <w:szCs w:val="18"/>
            </w:rPr>
            <w:t>[Document title]</w:t>
          </w:r>
        </w:p>
      </w:docPartBody>
    </w:docPart>
    <w:docPart>
      <w:docPartPr>
        <w:name w:val="05460377FDAE4087B26693B713C785B1"/>
        <w:category>
          <w:name w:val="General"/>
          <w:gallery w:val="placeholder"/>
        </w:category>
        <w:types>
          <w:type w:val="bbPlcHdr"/>
        </w:types>
        <w:behaviors>
          <w:behavior w:val="content"/>
        </w:behaviors>
        <w:guid w:val="{9485FF4C-EC21-4C2F-9785-48737875BA65}"/>
      </w:docPartPr>
      <w:docPartBody>
        <w:p w:rsidR="009F3B10" w:rsidRDefault="009F3B10" w:rsidP="009F3B10">
          <w:pPr>
            <w:pStyle w:val="05460377FDAE4087B26693B713C785B1"/>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E3B"/>
    <w:rsid w:val="00052D01"/>
    <w:rsid w:val="00083C7D"/>
    <w:rsid w:val="00141875"/>
    <w:rsid w:val="001758C9"/>
    <w:rsid w:val="001B7E3B"/>
    <w:rsid w:val="002013AC"/>
    <w:rsid w:val="00216157"/>
    <w:rsid w:val="0025001F"/>
    <w:rsid w:val="002800A0"/>
    <w:rsid w:val="002A5547"/>
    <w:rsid w:val="002E63A4"/>
    <w:rsid w:val="00314415"/>
    <w:rsid w:val="003F5E7C"/>
    <w:rsid w:val="0040009D"/>
    <w:rsid w:val="00472EA0"/>
    <w:rsid w:val="004E1DCD"/>
    <w:rsid w:val="004F207F"/>
    <w:rsid w:val="004F5219"/>
    <w:rsid w:val="00592377"/>
    <w:rsid w:val="006B7F19"/>
    <w:rsid w:val="006F5BA0"/>
    <w:rsid w:val="00753B80"/>
    <w:rsid w:val="0082253E"/>
    <w:rsid w:val="00894680"/>
    <w:rsid w:val="009D6788"/>
    <w:rsid w:val="009F3B10"/>
    <w:rsid w:val="00A712CA"/>
    <w:rsid w:val="00AF2EBC"/>
    <w:rsid w:val="00AF57D8"/>
    <w:rsid w:val="00B73074"/>
    <w:rsid w:val="00BC7953"/>
    <w:rsid w:val="00C0644C"/>
    <w:rsid w:val="00CC08FC"/>
    <w:rsid w:val="00D33FEF"/>
    <w:rsid w:val="00D51FED"/>
    <w:rsid w:val="00EF5A85"/>
    <w:rsid w:val="00F058EA"/>
    <w:rsid w:val="00F858B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B7F1D18"/>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E3B"/>
    <w:rPr>
      <w:color w:val="808080"/>
    </w:rPr>
  </w:style>
  <w:style w:type="paragraph" w:customStyle="1" w:styleId="0B9E77E60B5643A584B02128D1AE1266">
    <w:name w:val="0B9E77E60B5643A584B02128D1AE1266"/>
    <w:rsid w:val="009F3B10"/>
  </w:style>
  <w:style w:type="paragraph" w:customStyle="1" w:styleId="05460377FDAE4087B26693B713C785B1">
    <w:name w:val="05460377FDAE4087B26693B713C785B1"/>
    <w:rsid w:val="009F3B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07T21:10:40.900"/>
    </inkml:context>
    <inkml:brush xml:id="br0">
      <inkml:brushProperty name="width" value="0.05" units="cm"/>
      <inkml:brushProperty name="height" value="0.05" units="cm"/>
    </inkml:brush>
  </inkml:definitions>
  <inkml:trace contextRef="#ctx0" brushRef="#br0">122 37 6447 0 0,'-7'-5'176'0'0,"1"1"-1"0"0,-1 0 0 0 0,0 0 1 0 0,0 1-1 0 0,0 0 0 0 0,0 0 1 0 0,0 0-1 0 0,-1 1 0 0 0,0 0 1 0 0,1 1-1 0 0,-15-2 0 0 0,18 4-121 0 0,-12 7-12 0 0,14-7-138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2001-01-05T00:00:00</PublishDate>
  <Abstract/>
  <CompanyAddress/>
  <CompanyPhone/>
  <CompanyFax/>
  <CompanyEmail>A0223038@live.tees.ac.uk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F546EC8883834B8072A21276EF32D5" ma:contentTypeVersion="13" ma:contentTypeDescription="Create a new document." ma:contentTypeScope="" ma:versionID="9f4eadb947ae01985c352de896589f9a">
  <xsd:schema xmlns:xsd="http://www.w3.org/2001/XMLSchema" xmlns:xs="http://www.w3.org/2001/XMLSchema" xmlns:p="http://schemas.microsoft.com/office/2006/metadata/properties" xmlns:ns3="d4524980-31e8-49b0-9a3c-b19a96b6a5ef" xmlns:ns4="a23e1352-246e-4c18-b996-e023889e3186" targetNamespace="http://schemas.microsoft.com/office/2006/metadata/properties" ma:root="true" ma:fieldsID="340629f559983ace69e2703082a45f4b" ns3:_="" ns4:_="">
    <xsd:import namespace="d4524980-31e8-49b0-9a3c-b19a96b6a5ef"/>
    <xsd:import namespace="a23e1352-246e-4c18-b996-e023889e31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524980-31e8-49b0-9a3c-b19a96b6a5e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3e1352-246e-4c18-b996-e023889e31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726BFC-F722-4FDA-BFC3-92CB01CAED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524980-31e8-49b0-9a3c-b19a96b6a5ef"/>
    <ds:schemaRef ds:uri="a23e1352-246e-4c18-b996-e023889e31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CD6C2C-1378-4102-8F7E-EE4409D276B0}">
  <ds:schemaRefs>
    <ds:schemaRef ds:uri="http://schemas.openxmlformats.org/officeDocument/2006/bibliography"/>
  </ds:schemaRefs>
</ds:datastoreItem>
</file>

<file path=customXml/itemProps4.xml><?xml version="1.0" encoding="utf-8"?>
<ds:datastoreItem xmlns:ds="http://schemas.openxmlformats.org/officeDocument/2006/customXml" ds:itemID="{70BBF1F0-8638-4FE8-97C7-1F08C82B0D7B}">
  <ds:schemaRefs>
    <ds:schemaRef ds:uri="http://schemas.microsoft.com/sharepoint/v3/contenttype/forms"/>
  </ds:schemaRefs>
</ds:datastoreItem>
</file>

<file path=customXml/itemProps5.xml><?xml version="1.0" encoding="utf-8"?>
<ds:datastoreItem xmlns:ds="http://schemas.openxmlformats.org/officeDocument/2006/customXml" ds:itemID="{9BDC8F97-6084-42A4-BD8D-69C883DFEB09}">
  <ds:schemaRefs>
    <ds:schemaRef ds:uri="http://schemas.openxmlformats.org/package/2006/metadata/core-properties"/>
    <ds:schemaRef ds:uri="http://www.w3.org/XML/1998/namespace"/>
    <ds:schemaRef ds:uri="d4524980-31e8-49b0-9a3c-b19a96b6a5ef"/>
    <ds:schemaRef ds:uri="http://purl.org/dc/dcmitype/"/>
    <ds:schemaRef ds:uri="http://purl.org/dc/terms/"/>
    <ds:schemaRef ds:uri="http://schemas.microsoft.com/office/2006/documentManagement/types"/>
    <ds:schemaRef ds:uri="http://schemas.microsoft.com/office/2006/metadata/properties"/>
    <ds:schemaRef ds:uri="http://schemas.microsoft.com/office/infopath/2007/PartnerControls"/>
    <ds:schemaRef ds:uri="a23e1352-246e-4c18-b996-e023889e3186"/>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41013</Words>
  <Characters>233776</Characters>
  <Application>Microsoft Office Word</Application>
  <DocSecurity>0</DocSecurity>
  <Lines>1948</Lines>
  <Paragraphs>548</Paragraphs>
  <ScaleCrop>false</ScaleCrop>
  <HeadingPairs>
    <vt:vector size="2" baseType="variant">
      <vt:variant>
        <vt:lpstr>Title</vt:lpstr>
      </vt:variant>
      <vt:variant>
        <vt:i4>1</vt:i4>
      </vt:variant>
    </vt:vector>
  </HeadingPairs>
  <TitlesOfParts>
    <vt:vector size="1" baseType="lpstr">
      <vt:lpstr>human life expectancy</vt:lpstr>
    </vt:vector>
  </TitlesOfParts>
  <Manager>Dr Alessandro Di Stefano</Manager>
  <Company>Teesside university</Company>
  <LinksUpToDate>false</LinksUpToDate>
  <CharactersWithSpaces>274241</CharactersWithSpaces>
  <SharedDoc>false</SharedDoc>
  <HLinks>
    <vt:vector size="162" baseType="variant">
      <vt:variant>
        <vt:i4>7471149</vt:i4>
      </vt:variant>
      <vt:variant>
        <vt:i4>255</vt:i4>
      </vt:variant>
      <vt:variant>
        <vt:i4>0</vt:i4>
      </vt:variant>
      <vt:variant>
        <vt:i4>5</vt:i4>
      </vt:variant>
      <vt:variant>
        <vt:lpwstr>https://data.worldbank.org/</vt:lpwstr>
      </vt:variant>
      <vt:variant>
        <vt:lpwstr/>
      </vt:variant>
      <vt:variant>
        <vt:i4>4259856</vt:i4>
      </vt:variant>
      <vt:variant>
        <vt:i4>252</vt:i4>
      </vt:variant>
      <vt:variant>
        <vt:i4>0</vt:i4>
      </vt:variant>
      <vt:variant>
        <vt:i4>5</vt:i4>
      </vt:variant>
      <vt:variant>
        <vt:lpwstr>https://www.oecd.org/</vt:lpwstr>
      </vt:variant>
      <vt:variant>
        <vt:lpwstr/>
      </vt:variant>
      <vt:variant>
        <vt:i4>3801132</vt:i4>
      </vt:variant>
      <vt:variant>
        <vt:i4>249</vt:i4>
      </vt:variant>
      <vt:variant>
        <vt:i4>0</vt:i4>
      </vt:variant>
      <vt:variant>
        <vt:i4>5</vt:i4>
      </vt:variant>
      <vt:variant>
        <vt:lpwstr>https://ourworldindata.org/life-expectancy</vt:lpwstr>
      </vt:variant>
      <vt:variant>
        <vt:lpwstr/>
      </vt:variant>
      <vt:variant>
        <vt:i4>3276915</vt:i4>
      </vt:variant>
      <vt:variant>
        <vt:i4>246</vt:i4>
      </vt:variant>
      <vt:variant>
        <vt:i4>0</vt:i4>
      </vt:variant>
      <vt:variant>
        <vt:i4>5</vt:i4>
      </vt:variant>
      <vt:variant>
        <vt:lpwstr>https://ourworldindata.org/grapher/per-capita-meat-type?country=CHN~USA~IND~ARG~PRT~ETH~JPN~GBR~BRA</vt:lpwstr>
      </vt:variant>
      <vt:variant>
        <vt:lpwstr/>
      </vt:variant>
      <vt:variant>
        <vt:i4>7471149</vt:i4>
      </vt:variant>
      <vt:variant>
        <vt:i4>243</vt:i4>
      </vt:variant>
      <vt:variant>
        <vt:i4>0</vt:i4>
      </vt:variant>
      <vt:variant>
        <vt:i4>5</vt:i4>
      </vt:variant>
      <vt:variant>
        <vt:lpwstr>https://data.worldbank.org/</vt:lpwstr>
      </vt:variant>
      <vt:variant>
        <vt:lpwstr/>
      </vt:variant>
      <vt:variant>
        <vt:i4>4259856</vt:i4>
      </vt:variant>
      <vt:variant>
        <vt:i4>240</vt:i4>
      </vt:variant>
      <vt:variant>
        <vt:i4>0</vt:i4>
      </vt:variant>
      <vt:variant>
        <vt:i4>5</vt:i4>
      </vt:variant>
      <vt:variant>
        <vt:lpwstr>https://www.oecd.org/</vt:lpwstr>
      </vt:variant>
      <vt:variant>
        <vt:lpwstr/>
      </vt:variant>
      <vt:variant>
        <vt:i4>3801132</vt:i4>
      </vt:variant>
      <vt:variant>
        <vt:i4>237</vt:i4>
      </vt:variant>
      <vt:variant>
        <vt:i4>0</vt:i4>
      </vt:variant>
      <vt:variant>
        <vt:i4>5</vt:i4>
      </vt:variant>
      <vt:variant>
        <vt:lpwstr>https://ourworldindata.org/life-expectancy</vt:lpwstr>
      </vt:variant>
      <vt:variant>
        <vt:lpwstr/>
      </vt:variant>
      <vt:variant>
        <vt:i4>4653074</vt:i4>
      </vt:variant>
      <vt:variant>
        <vt:i4>234</vt:i4>
      </vt:variant>
      <vt:variant>
        <vt:i4>0</vt:i4>
      </vt:variant>
      <vt:variant>
        <vt:i4>5</vt:i4>
      </vt:variant>
      <vt:variant>
        <vt:lpwstr>https://www.who.int/data/gho</vt:lpwstr>
      </vt:variant>
      <vt:variant>
        <vt:lpwstr/>
      </vt:variant>
      <vt:variant>
        <vt:i4>5177413</vt:i4>
      </vt:variant>
      <vt:variant>
        <vt:i4>231</vt:i4>
      </vt:variant>
      <vt:variant>
        <vt:i4>0</vt:i4>
      </vt:variant>
      <vt:variant>
        <vt:i4>5</vt:i4>
      </vt:variant>
      <vt:variant>
        <vt:lpwstr>https://www.who.int/</vt:lpwstr>
      </vt:variant>
      <vt:variant>
        <vt:lpwstr/>
      </vt:variant>
      <vt:variant>
        <vt:i4>1245240</vt:i4>
      </vt:variant>
      <vt:variant>
        <vt:i4>107</vt:i4>
      </vt:variant>
      <vt:variant>
        <vt:i4>0</vt:i4>
      </vt:variant>
      <vt:variant>
        <vt:i4>5</vt:i4>
      </vt:variant>
      <vt:variant>
        <vt:lpwstr/>
      </vt:variant>
      <vt:variant>
        <vt:lpwstr>_Toc75863146</vt:lpwstr>
      </vt:variant>
      <vt:variant>
        <vt:i4>1376319</vt:i4>
      </vt:variant>
      <vt:variant>
        <vt:i4>98</vt:i4>
      </vt:variant>
      <vt:variant>
        <vt:i4>0</vt:i4>
      </vt:variant>
      <vt:variant>
        <vt:i4>5</vt:i4>
      </vt:variant>
      <vt:variant>
        <vt:lpwstr/>
      </vt:variant>
      <vt:variant>
        <vt:lpwstr>_Toc75860302</vt:lpwstr>
      </vt:variant>
      <vt:variant>
        <vt:i4>1441855</vt:i4>
      </vt:variant>
      <vt:variant>
        <vt:i4>92</vt:i4>
      </vt:variant>
      <vt:variant>
        <vt:i4>0</vt:i4>
      </vt:variant>
      <vt:variant>
        <vt:i4>5</vt:i4>
      </vt:variant>
      <vt:variant>
        <vt:lpwstr/>
      </vt:variant>
      <vt:variant>
        <vt:lpwstr>_Toc75860301</vt:lpwstr>
      </vt:variant>
      <vt:variant>
        <vt:i4>1507391</vt:i4>
      </vt:variant>
      <vt:variant>
        <vt:i4>86</vt:i4>
      </vt:variant>
      <vt:variant>
        <vt:i4>0</vt:i4>
      </vt:variant>
      <vt:variant>
        <vt:i4>5</vt:i4>
      </vt:variant>
      <vt:variant>
        <vt:lpwstr/>
      </vt:variant>
      <vt:variant>
        <vt:lpwstr>_Toc75860300</vt:lpwstr>
      </vt:variant>
      <vt:variant>
        <vt:i4>2031670</vt:i4>
      </vt:variant>
      <vt:variant>
        <vt:i4>80</vt:i4>
      </vt:variant>
      <vt:variant>
        <vt:i4>0</vt:i4>
      </vt:variant>
      <vt:variant>
        <vt:i4>5</vt:i4>
      </vt:variant>
      <vt:variant>
        <vt:lpwstr/>
      </vt:variant>
      <vt:variant>
        <vt:lpwstr>_Toc75860299</vt:lpwstr>
      </vt:variant>
      <vt:variant>
        <vt:i4>1966134</vt:i4>
      </vt:variant>
      <vt:variant>
        <vt:i4>74</vt:i4>
      </vt:variant>
      <vt:variant>
        <vt:i4>0</vt:i4>
      </vt:variant>
      <vt:variant>
        <vt:i4>5</vt:i4>
      </vt:variant>
      <vt:variant>
        <vt:lpwstr/>
      </vt:variant>
      <vt:variant>
        <vt:lpwstr>_Toc75860298</vt:lpwstr>
      </vt:variant>
      <vt:variant>
        <vt:i4>1114166</vt:i4>
      </vt:variant>
      <vt:variant>
        <vt:i4>68</vt:i4>
      </vt:variant>
      <vt:variant>
        <vt:i4>0</vt:i4>
      </vt:variant>
      <vt:variant>
        <vt:i4>5</vt:i4>
      </vt:variant>
      <vt:variant>
        <vt:lpwstr/>
      </vt:variant>
      <vt:variant>
        <vt:lpwstr>_Toc75860297</vt:lpwstr>
      </vt:variant>
      <vt:variant>
        <vt:i4>1048630</vt:i4>
      </vt:variant>
      <vt:variant>
        <vt:i4>62</vt:i4>
      </vt:variant>
      <vt:variant>
        <vt:i4>0</vt:i4>
      </vt:variant>
      <vt:variant>
        <vt:i4>5</vt:i4>
      </vt:variant>
      <vt:variant>
        <vt:lpwstr/>
      </vt:variant>
      <vt:variant>
        <vt:lpwstr>_Toc75860296</vt:lpwstr>
      </vt:variant>
      <vt:variant>
        <vt:i4>1179702</vt:i4>
      </vt:variant>
      <vt:variant>
        <vt:i4>56</vt:i4>
      </vt:variant>
      <vt:variant>
        <vt:i4>0</vt:i4>
      </vt:variant>
      <vt:variant>
        <vt:i4>5</vt:i4>
      </vt:variant>
      <vt:variant>
        <vt:lpwstr/>
      </vt:variant>
      <vt:variant>
        <vt:lpwstr>_Toc75860294</vt:lpwstr>
      </vt:variant>
      <vt:variant>
        <vt:i4>1376310</vt:i4>
      </vt:variant>
      <vt:variant>
        <vt:i4>50</vt:i4>
      </vt:variant>
      <vt:variant>
        <vt:i4>0</vt:i4>
      </vt:variant>
      <vt:variant>
        <vt:i4>5</vt:i4>
      </vt:variant>
      <vt:variant>
        <vt:lpwstr/>
      </vt:variant>
      <vt:variant>
        <vt:lpwstr>_Toc75860293</vt:lpwstr>
      </vt:variant>
      <vt:variant>
        <vt:i4>1310774</vt:i4>
      </vt:variant>
      <vt:variant>
        <vt:i4>44</vt:i4>
      </vt:variant>
      <vt:variant>
        <vt:i4>0</vt:i4>
      </vt:variant>
      <vt:variant>
        <vt:i4>5</vt:i4>
      </vt:variant>
      <vt:variant>
        <vt:lpwstr/>
      </vt:variant>
      <vt:variant>
        <vt:lpwstr>_Toc75860292</vt:lpwstr>
      </vt:variant>
      <vt:variant>
        <vt:i4>1507382</vt:i4>
      </vt:variant>
      <vt:variant>
        <vt:i4>38</vt:i4>
      </vt:variant>
      <vt:variant>
        <vt:i4>0</vt:i4>
      </vt:variant>
      <vt:variant>
        <vt:i4>5</vt:i4>
      </vt:variant>
      <vt:variant>
        <vt:lpwstr/>
      </vt:variant>
      <vt:variant>
        <vt:lpwstr>_Toc75860291</vt:lpwstr>
      </vt:variant>
      <vt:variant>
        <vt:i4>1441846</vt:i4>
      </vt:variant>
      <vt:variant>
        <vt:i4>32</vt:i4>
      </vt:variant>
      <vt:variant>
        <vt:i4>0</vt:i4>
      </vt:variant>
      <vt:variant>
        <vt:i4>5</vt:i4>
      </vt:variant>
      <vt:variant>
        <vt:lpwstr/>
      </vt:variant>
      <vt:variant>
        <vt:lpwstr>_Toc75860290</vt:lpwstr>
      </vt:variant>
      <vt:variant>
        <vt:i4>2031671</vt:i4>
      </vt:variant>
      <vt:variant>
        <vt:i4>26</vt:i4>
      </vt:variant>
      <vt:variant>
        <vt:i4>0</vt:i4>
      </vt:variant>
      <vt:variant>
        <vt:i4>5</vt:i4>
      </vt:variant>
      <vt:variant>
        <vt:lpwstr/>
      </vt:variant>
      <vt:variant>
        <vt:lpwstr>_Toc75860289</vt:lpwstr>
      </vt:variant>
      <vt:variant>
        <vt:i4>1966135</vt:i4>
      </vt:variant>
      <vt:variant>
        <vt:i4>20</vt:i4>
      </vt:variant>
      <vt:variant>
        <vt:i4>0</vt:i4>
      </vt:variant>
      <vt:variant>
        <vt:i4>5</vt:i4>
      </vt:variant>
      <vt:variant>
        <vt:lpwstr/>
      </vt:variant>
      <vt:variant>
        <vt:lpwstr>_Toc75860288</vt:lpwstr>
      </vt:variant>
      <vt:variant>
        <vt:i4>1179703</vt:i4>
      </vt:variant>
      <vt:variant>
        <vt:i4>14</vt:i4>
      </vt:variant>
      <vt:variant>
        <vt:i4>0</vt:i4>
      </vt:variant>
      <vt:variant>
        <vt:i4>5</vt:i4>
      </vt:variant>
      <vt:variant>
        <vt:lpwstr/>
      </vt:variant>
      <vt:variant>
        <vt:lpwstr>_Toc75860284</vt:lpwstr>
      </vt:variant>
      <vt:variant>
        <vt:i4>1376311</vt:i4>
      </vt:variant>
      <vt:variant>
        <vt:i4>8</vt:i4>
      </vt:variant>
      <vt:variant>
        <vt:i4>0</vt:i4>
      </vt:variant>
      <vt:variant>
        <vt:i4>5</vt:i4>
      </vt:variant>
      <vt:variant>
        <vt:lpwstr/>
      </vt:variant>
      <vt:variant>
        <vt:lpwstr>_Toc75860283</vt:lpwstr>
      </vt:variant>
      <vt:variant>
        <vt:i4>1310775</vt:i4>
      </vt:variant>
      <vt:variant>
        <vt:i4>2</vt:i4>
      </vt:variant>
      <vt:variant>
        <vt:i4>0</vt:i4>
      </vt:variant>
      <vt:variant>
        <vt:i4>5</vt:i4>
      </vt:variant>
      <vt:variant>
        <vt:lpwstr/>
      </vt:variant>
      <vt:variant>
        <vt:lpwstr>_Toc75860282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life expectancy</dc:title>
  <dc:subject>Factors influencing the Human Life Span</dc:subject>
  <dc:creator>KAMANOORU, MOHANA (Student)</dc:creator>
  <cp:keywords/>
  <dc:description/>
  <cp:lastModifiedBy>Mohana Kamanooru</cp:lastModifiedBy>
  <cp:revision>2</cp:revision>
  <cp:lastPrinted>2021-05-06T11:34:00Z</cp:lastPrinted>
  <dcterms:created xsi:type="dcterms:W3CDTF">2021-07-08T23:02:00Z</dcterms:created>
  <dcterms:modified xsi:type="dcterms:W3CDTF">2021-07-08T23:02:00Z</dcterms:modified>
  <cp:category>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d37a40f7-36d0-39d7-9ad5-bd521127866c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0x01010077F546EC8883834B8072A21276EF32D5</vt:lpwstr>
  </property>
</Properties>
</file>